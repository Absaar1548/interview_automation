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1AE9" w:rsidRDefault="00000000" w14:paraId="6C956B81" w14:textId="77777777">
      <w:pPr>
        <w:pStyle w:val="Heading2"/>
      </w:pPr>
      <w:r>
        <w:t>1. Objective</w:t>
      </w:r>
    </w:p>
    <w:p w:rsidR="00F41AE9" w:rsidRDefault="00000000" w14:paraId="290621A4" w14:textId="77777777">
      <w:r>
        <w:t xml:space="preserve">Design a low-cost, high-accuracy (≥90%) AI-powered interview agent tightly integrated with </w:t>
      </w:r>
      <w:proofErr w:type="spellStart"/>
      <w:r>
        <w:t>Zwayam</w:t>
      </w:r>
      <w:proofErr w:type="spellEnd"/>
      <w:r>
        <w:t>, enabling end-to-end automation from interview initiation to structured feedback closure, with strong fraud detection and decision support for RR Owners and Delivery Heads.</w:t>
      </w:r>
    </w:p>
    <w:p w:rsidR="00F41AE9" w:rsidRDefault="00F41AE9" w14:paraId="672A6659" w14:textId="77777777">
      <w:pPr>
        <w:pBdr>
          <w:top w:val="single" w:color="auto" w:sz="12" w:space="0"/>
        </w:pBdr>
        <w:spacing w:after="0"/>
      </w:pPr>
    </w:p>
    <w:p w:rsidR="00F41AE9" w:rsidRDefault="00000000" w14:paraId="74ABAC55" w14:textId="77777777">
      <w:pPr>
        <w:pStyle w:val="Heading2"/>
      </w:pPr>
      <w:r>
        <w:t>2. Scope &amp; Assumptions</w:t>
      </w:r>
    </w:p>
    <w:p w:rsidR="00F41AE9" w:rsidRDefault="00000000" w14:paraId="21281DAF" w14:textId="77777777">
      <w:pPr>
        <w:pStyle w:val="ListParagraph"/>
        <w:numPr>
          <w:ilvl w:val="0"/>
          <w:numId w:val="2"/>
        </w:numPr>
      </w:pPr>
      <w:r>
        <w:t>Primary users: TA, Candidates, RR Owner, Delivery Head (DH)</w:t>
      </w:r>
    </w:p>
    <w:p w:rsidR="00F41AE9" w:rsidRDefault="00000000" w14:paraId="010DA643" w14:textId="77777777">
      <w:pPr>
        <w:pStyle w:val="ListParagraph"/>
        <w:numPr>
          <w:ilvl w:val="0"/>
          <w:numId w:val="2"/>
        </w:numPr>
      </w:pPr>
      <w:r>
        <w:t>Interview mode: Video + written Q&amp;A</w:t>
      </w:r>
    </w:p>
    <w:p w:rsidR="00F41AE9" w:rsidRDefault="00000000" w14:paraId="5659378B" w14:textId="77777777">
      <w:pPr>
        <w:pStyle w:val="ListParagraph"/>
        <w:numPr>
          <w:ilvl w:val="0"/>
          <w:numId w:val="2"/>
        </w:numPr>
      </w:pPr>
      <w:r>
        <w:t>Cost-first architecture using API-based AI models (no heavy custom training in Phase 1)</w:t>
      </w:r>
    </w:p>
    <w:p w:rsidR="00F41AE9" w:rsidRDefault="00000000" w14:paraId="4DB9AC4F" w14:textId="77777777">
      <w:pPr>
        <w:pStyle w:val="ListParagraph"/>
        <w:numPr>
          <w:ilvl w:val="0"/>
          <w:numId w:val="2"/>
        </w:numPr>
      </w:pPr>
      <w:r>
        <w:t>Human-in-the-loop enabled from Day 1 for learning and governance</w:t>
      </w:r>
    </w:p>
    <w:p w:rsidR="00F41AE9" w:rsidRDefault="00F41AE9" w14:paraId="0A37501D" w14:textId="77777777">
      <w:pPr>
        <w:pBdr>
          <w:top w:val="single" w:color="auto" w:sz="12" w:space="0"/>
        </w:pBdr>
        <w:spacing w:after="0"/>
      </w:pPr>
    </w:p>
    <w:p w:rsidR="00F41AE9" w:rsidRDefault="00000000" w14:paraId="657260F3" w14:textId="77777777">
      <w:pPr>
        <w:pStyle w:val="Heading2"/>
      </w:pPr>
      <w:r>
        <w:t>3. End-to-End User Journey (</w:t>
      </w:r>
      <w:proofErr w:type="spellStart"/>
      <w:r>
        <w:t>Zwayam</w:t>
      </w:r>
      <w:proofErr w:type="spellEnd"/>
      <w:r>
        <w:t xml:space="preserve"> Integrated)</w:t>
      </w:r>
    </w:p>
    <w:p w:rsidR="00F41AE9" w:rsidRDefault="00000000" w14:paraId="692E9835" w14:textId="77777777">
      <w:pPr>
        <w:pStyle w:val="ListParagraph"/>
        <w:numPr>
          <w:ilvl w:val="0"/>
          <w:numId w:val="3"/>
        </w:numPr>
      </w:pPr>
      <w:r>
        <w:t xml:space="preserve">TA initiates interview from </w:t>
      </w:r>
      <w:proofErr w:type="spellStart"/>
      <w:r>
        <w:t>Zwayam</w:t>
      </w:r>
      <w:proofErr w:type="spellEnd"/>
      <w:r>
        <w:t>.</w:t>
      </w:r>
    </w:p>
    <w:p w:rsidR="00F41AE9" w:rsidRDefault="00000000" w14:paraId="3B492A4E" w14:textId="77777777">
      <w:pPr>
        <w:pStyle w:val="ListParagraph"/>
        <w:numPr>
          <w:ilvl w:val="0"/>
          <w:numId w:val="3"/>
        </w:numPr>
      </w:pPr>
      <w:r>
        <w:t xml:space="preserve">Candidate receives </w:t>
      </w:r>
      <w:proofErr w:type="spellStart"/>
      <w:r>
        <w:t>Zwayam</w:t>
      </w:r>
      <w:proofErr w:type="spellEnd"/>
      <w:r>
        <w:t xml:space="preserve"> link (valid for 48 hours).</w:t>
      </w:r>
    </w:p>
    <w:p w:rsidR="00F41AE9" w:rsidRDefault="00000000" w14:paraId="34FC3D77" w14:textId="77777777">
      <w:pPr>
        <w:pStyle w:val="ListParagraph"/>
        <w:numPr>
          <w:ilvl w:val="0"/>
          <w:numId w:val="3"/>
        </w:numPr>
      </w:pPr>
      <w:r>
        <w:t>Candidate completes AI-led interview (video + written).</w:t>
      </w:r>
    </w:p>
    <w:p w:rsidR="00F41AE9" w:rsidRDefault="00000000" w14:paraId="2E4613B8" w14:textId="77777777">
      <w:pPr>
        <w:pStyle w:val="ListParagraph"/>
        <w:numPr>
          <w:ilvl w:val="0"/>
          <w:numId w:val="3"/>
        </w:numPr>
      </w:pPr>
      <w:r>
        <w:t>AI performs real-time assessment and silent fraud checks.</w:t>
      </w:r>
    </w:p>
    <w:p w:rsidR="00F41AE9" w:rsidRDefault="00000000" w14:paraId="21F1F79E" w14:textId="77777777">
      <w:pPr>
        <w:pStyle w:val="ListParagraph"/>
        <w:numPr>
          <w:ilvl w:val="0"/>
          <w:numId w:val="3"/>
        </w:numPr>
      </w:pPr>
      <w:r>
        <w:t>Auto-generated feedback + transcript shared with RR Owner &amp; DH.</w:t>
      </w:r>
    </w:p>
    <w:p w:rsidR="00F41AE9" w:rsidRDefault="00000000" w14:paraId="5FB61BB7" w14:textId="77777777">
      <w:pPr>
        <w:pStyle w:val="ListParagraph"/>
        <w:numPr>
          <w:ilvl w:val="0"/>
          <w:numId w:val="3"/>
        </w:numPr>
      </w:pPr>
      <w:r>
        <w:t>DH approves/rejects.</w:t>
      </w:r>
    </w:p>
    <w:p w:rsidR="00F41AE9" w:rsidRDefault="00000000" w14:paraId="35F2D3DB" w14:textId="77777777">
      <w:pPr>
        <w:pStyle w:val="ListParagraph"/>
        <w:numPr>
          <w:ilvl w:val="0"/>
          <w:numId w:val="3"/>
        </w:numPr>
      </w:pPr>
      <w:r>
        <w:t xml:space="preserve">Approved feedback pushed back to </w:t>
      </w:r>
      <w:proofErr w:type="spellStart"/>
      <w:r>
        <w:t>Zwayam</w:t>
      </w:r>
      <w:proofErr w:type="spellEnd"/>
      <w:r>
        <w:t xml:space="preserve"> with mandatory fields.</w:t>
      </w:r>
    </w:p>
    <w:p w:rsidR="00F41AE9" w:rsidRDefault="00000000" w14:paraId="1130D5B6" w14:textId="77777777">
      <w:pPr>
        <w:pStyle w:val="ListParagraph"/>
        <w:numPr>
          <w:ilvl w:val="0"/>
          <w:numId w:val="3"/>
        </w:numPr>
      </w:pPr>
      <w:r>
        <w:t xml:space="preserve">Interview status marked </w:t>
      </w:r>
      <w:r>
        <w:rPr>
          <w:b/>
          <w:bCs/>
        </w:rPr>
        <w:t>Closed</w:t>
      </w:r>
      <w:r>
        <w:t xml:space="preserve"> in </w:t>
      </w:r>
      <w:proofErr w:type="spellStart"/>
      <w:r>
        <w:t>Zwayam</w:t>
      </w:r>
      <w:proofErr w:type="spellEnd"/>
      <w:r>
        <w:t>.</w:t>
      </w:r>
    </w:p>
    <w:p w:rsidR="00F41AE9" w:rsidRDefault="00F41AE9" w14:paraId="5DAB6C7B" w14:textId="77777777">
      <w:pPr>
        <w:pBdr>
          <w:top w:val="single" w:color="auto" w:sz="12" w:space="0"/>
        </w:pBdr>
        <w:spacing w:after="0"/>
      </w:pPr>
    </w:p>
    <w:p w:rsidR="00F41AE9" w:rsidRDefault="00000000" w14:paraId="7ACF323F" w14:textId="77777777">
      <w:pPr>
        <w:pStyle w:val="Heading2"/>
      </w:pPr>
      <w:r>
        <w:t>4. Functional Requirements (For Interview Agent)</w:t>
      </w:r>
    </w:p>
    <w:p w:rsidR="00F41AE9" w:rsidRDefault="00000000" w14:paraId="403D4CAD" w14:textId="77777777">
      <w:pPr>
        <w:pStyle w:val="Heading3"/>
      </w:pPr>
      <w:r>
        <w:t>4.1 Workflow &amp; Integration</w:t>
      </w:r>
    </w:p>
    <w:p w:rsidR="00F41AE9" w:rsidRDefault="00000000" w14:paraId="264627C2" w14:textId="77777777">
      <w:pPr>
        <w:pStyle w:val="ListParagraph"/>
        <w:numPr>
          <w:ilvl w:val="0"/>
          <w:numId w:val="4"/>
        </w:numPr>
      </w:pPr>
      <w:r>
        <w:t xml:space="preserve">Seamless launch from </w:t>
      </w:r>
      <w:proofErr w:type="spellStart"/>
      <w:r>
        <w:t>Zwayam</w:t>
      </w:r>
      <w:proofErr w:type="spellEnd"/>
      <w:r>
        <w:t xml:space="preserve"> interview link</w:t>
      </w:r>
    </w:p>
    <w:p w:rsidR="00F41AE9" w:rsidRDefault="00000000" w14:paraId="5AD37A27" w14:textId="77777777">
      <w:pPr>
        <w:pStyle w:val="ListParagraph"/>
        <w:numPr>
          <w:ilvl w:val="0"/>
          <w:numId w:val="4"/>
        </w:numPr>
      </w:pPr>
      <w:r>
        <w:t>No separate login for candidates</w:t>
      </w:r>
    </w:p>
    <w:p w:rsidR="00F41AE9" w:rsidRDefault="00000000" w14:paraId="5BD88EBA" w14:textId="77777777">
      <w:pPr>
        <w:pStyle w:val="ListParagraph"/>
        <w:numPr>
          <w:ilvl w:val="0"/>
          <w:numId w:val="4"/>
        </w:numPr>
      </w:pPr>
      <w:r>
        <w:t xml:space="preserve">Bi-directional status &amp; feedback sync with </w:t>
      </w:r>
      <w:proofErr w:type="spellStart"/>
      <w:r>
        <w:t>Zwayam</w:t>
      </w:r>
      <w:proofErr w:type="spellEnd"/>
    </w:p>
    <w:p w:rsidR="00F41AE9" w:rsidRDefault="00000000" w14:paraId="28C857FC" w14:textId="77777777">
      <w:pPr>
        <w:pStyle w:val="Heading3"/>
      </w:pPr>
      <w:r>
        <w:t>4.2 Question Bank Management</w:t>
      </w:r>
    </w:p>
    <w:p w:rsidR="00F41AE9" w:rsidRDefault="00000000" w14:paraId="5C2B7910" w14:textId="7A40647B">
      <w:pPr>
        <w:pStyle w:val="ListParagraph"/>
        <w:numPr>
          <w:ilvl w:val="0"/>
          <w:numId w:val="5"/>
        </w:numPr>
        <w:rPr/>
      </w:pPr>
      <w:r w:rsidR="0FC96BD1">
        <w:rPr/>
        <w:t>Role-based question</w:t>
      </w:r>
      <w:r w:rsidR="25D37DC1">
        <w:rPr/>
        <w:t xml:space="preserve">s generated </w:t>
      </w:r>
      <w:r w:rsidR="25D37DC1">
        <w:rPr/>
        <w:t xml:space="preserve">question </w:t>
      </w:r>
      <w:r w:rsidR="0FC96BD1">
        <w:rPr/>
        <w:t>banks</w:t>
      </w:r>
      <w:r w:rsidR="41352FC4">
        <w:rPr/>
        <w:t xml:space="preserve"> referred</w:t>
      </w:r>
      <w:r w:rsidR="41352FC4">
        <w:rPr/>
        <w:t xml:space="preserve"> </w:t>
      </w:r>
      <w:r w:rsidR="41352FC4">
        <w:rPr/>
        <w:t>if present</w:t>
      </w:r>
    </w:p>
    <w:p w:rsidR="00F41AE9" w:rsidRDefault="00000000" w14:paraId="0D9DA8EF" w14:textId="77777777">
      <w:pPr>
        <w:pStyle w:val="ListParagraph"/>
        <w:numPr>
          <w:ilvl w:val="0"/>
          <w:numId w:val="5"/>
        </w:numPr>
      </w:pPr>
      <w:r>
        <w:t>Skills mapped from RR discussion with Delivery Head</w:t>
      </w:r>
    </w:p>
    <w:p w:rsidR="00F41AE9" w:rsidRDefault="00000000" w14:paraId="043A0C71" w14:textId="77777777">
      <w:pPr>
        <w:pStyle w:val="ListParagraph"/>
        <w:numPr>
          <w:ilvl w:val="0"/>
          <w:numId w:val="5"/>
        </w:numPr>
      </w:pPr>
      <w:r>
        <w:t>Adaptive branching based on candidate responses</w:t>
      </w:r>
    </w:p>
    <w:p w:rsidR="00F41AE9" w:rsidRDefault="00000000" w14:paraId="159D8945" w14:textId="77777777">
      <w:pPr>
        <w:pStyle w:val="Heading3"/>
      </w:pPr>
      <w:r>
        <w:lastRenderedPageBreak/>
        <w:t>4.3 Capability Assessment</w:t>
      </w:r>
    </w:p>
    <w:p w:rsidR="00F41AE9" w:rsidRDefault="00000000" w14:paraId="1881719C" w14:textId="77777777">
      <w:pPr>
        <w:pStyle w:val="ListParagraph"/>
        <w:numPr>
          <w:ilvl w:val="0"/>
          <w:numId w:val="6"/>
        </w:numPr>
      </w:pPr>
      <w:r>
        <w:t>Linguistic proficiency scoring (grammar, fluency, clarity)</w:t>
      </w:r>
    </w:p>
    <w:p w:rsidR="00F41AE9" w:rsidRDefault="00000000" w14:paraId="35C2AF47" w14:textId="77777777">
      <w:pPr>
        <w:pStyle w:val="ListParagraph"/>
        <w:numPr>
          <w:ilvl w:val="1"/>
          <w:numId w:val="6"/>
        </w:numPr>
      </w:pPr>
      <w:r>
        <w:t>Tuned for Indian English</w:t>
      </w:r>
    </w:p>
    <w:p w:rsidR="00F41AE9" w:rsidRDefault="00000000" w14:paraId="35B739C5" w14:textId="77777777">
      <w:pPr>
        <w:pStyle w:val="ListParagraph"/>
        <w:numPr>
          <w:ilvl w:val="0"/>
          <w:numId w:val="6"/>
        </w:numPr>
      </w:pPr>
      <w:r>
        <w:t>JD–Candidate alignment via semantic similarity</w:t>
      </w:r>
    </w:p>
    <w:p w:rsidR="00F41AE9" w:rsidRDefault="00000000" w14:paraId="327C45FA" w14:textId="77777777">
      <w:pPr>
        <w:pStyle w:val="ListParagraph"/>
        <w:numPr>
          <w:ilvl w:val="0"/>
          <w:numId w:val="6"/>
        </w:numPr>
      </w:pPr>
      <w:r>
        <w:t>Skill-depth scoring per competency</w:t>
      </w:r>
    </w:p>
    <w:p w:rsidR="00F41AE9" w:rsidRDefault="00000000" w14:paraId="1104ADBE" w14:textId="77777777">
      <w:pPr>
        <w:pStyle w:val="Heading3"/>
      </w:pPr>
      <w:r>
        <w:t>4.4 Fraud Detection (Silent Background Execution)</w:t>
      </w:r>
    </w:p>
    <w:p w:rsidR="00F41AE9" w:rsidRDefault="00000000" w14:paraId="226A9702" w14:textId="77777777">
      <w:pPr>
        <w:pStyle w:val="ListParagraph"/>
        <w:numPr>
          <w:ilvl w:val="0"/>
          <w:numId w:val="7"/>
        </w:numPr>
      </w:pPr>
      <w:r>
        <w:t>Face &amp; voice match against live feed</w:t>
      </w:r>
    </w:p>
    <w:p w:rsidR="00F41AE9" w:rsidRDefault="00000000" w14:paraId="36AA77C1" w14:textId="77777777">
      <w:pPr>
        <w:pStyle w:val="ListParagraph"/>
        <w:numPr>
          <w:ilvl w:val="0"/>
          <w:numId w:val="7"/>
        </w:numPr>
      </w:pPr>
      <w:r>
        <w:t>Liveness detection &amp; spoof/deepfake signals</w:t>
      </w:r>
    </w:p>
    <w:p w:rsidR="00F41AE9" w:rsidRDefault="00000000" w14:paraId="392AE804" w14:textId="77777777">
      <w:pPr>
        <w:pStyle w:val="ListParagraph"/>
        <w:numPr>
          <w:ilvl w:val="0"/>
          <w:numId w:val="7"/>
        </w:numPr>
      </w:pPr>
      <w:r>
        <w:t>Plagiarism &amp; AI-generated answer detection</w:t>
      </w:r>
    </w:p>
    <w:p w:rsidR="00F41AE9" w:rsidRDefault="00000000" w14:paraId="3E5F1D95" w14:textId="77777777">
      <w:pPr>
        <w:pStyle w:val="ListParagraph"/>
        <w:numPr>
          <w:ilvl w:val="0"/>
          <w:numId w:val="7"/>
        </w:numPr>
      </w:pPr>
      <w:r>
        <w:t>Behavioral anomalies (hesitation, response latency, typing patterns)</w:t>
      </w:r>
    </w:p>
    <w:p w:rsidR="00F41AE9" w:rsidRDefault="00000000" w14:paraId="77C9A770" w14:textId="77777777">
      <w:pPr>
        <w:pStyle w:val="ListParagraph"/>
        <w:numPr>
          <w:ilvl w:val="0"/>
          <w:numId w:val="7"/>
        </w:numPr>
      </w:pPr>
      <w:r>
        <w:t>CV vs interview vs public profile coherence checks</w:t>
      </w:r>
    </w:p>
    <w:p w:rsidR="00F41AE9" w:rsidRDefault="00000000" w14:paraId="16B1374C" w14:textId="77777777">
      <w:pPr>
        <w:pStyle w:val="Heading3"/>
      </w:pPr>
      <w:r>
        <w:t>4.5 Compensation &amp; Intent Analysis</w:t>
      </w:r>
    </w:p>
    <w:p w:rsidR="00F41AE9" w:rsidRDefault="00000000" w14:paraId="64A4316C" w14:textId="77777777">
      <w:pPr>
        <w:pStyle w:val="ListParagraph"/>
        <w:numPr>
          <w:ilvl w:val="0"/>
          <w:numId w:val="8"/>
        </w:numPr>
      </w:pPr>
      <w:r>
        <w:t>Automated capture of:</w:t>
      </w:r>
    </w:p>
    <w:p w:rsidR="00F41AE9" w:rsidRDefault="00000000" w14:paraId="0AE904B2" w14:textId="77777777">
      <w:pPr>
        <w:pStyle w:val="ListParagraph"/>
        <w:numPr>
          <w:ilvl w:val="1"/>
          <w:numId w:val="8"/>
        </w:numPr>
      </w:pPr>
      <w:r>
        <w:t>Compensation expectations</w:t>
      </w:r>
    </w:p>
    <w:p w:rsidR="00F41AE9" w:rsidRDefault="00000000" w14:paraId="3C233274" w14:textId="77777777">
      <w:pPr>
        <w:pStyle w:val="ListParagraph"/>
        <w:numPr>
          <w:ilvl w:val="1"/>
          <w:numId w:val="8"/>
        </w:numPr>
      </w:pPr>
      <w:r>
        <w:t>Notice period</w:t>
      </w:r>
    </w:p>
    <w:p w:rsidR="00F41AE9" w:rsidRDefault="00000000" w14:paraId="3B3348C2" w14:textId="77777777">
      <w:pPr>
        <w:pStyle w:val="ListParagraph"/>
        <w:numPr>
          <w:ilvl w:val="0"/>
          <w:numId w:val="8"/>
        </w:numPr>
      </w:pPr>
      <w:r>
        <w:t>Intent &amp; sentiment analysis</w:t>
      </w:r>
    </w:p>
    <w:p w:rsidR="00F41AE9" w:rsidRDefault="00000000" w14:paraId="28645AD4" w14:textId="77777777">
      <w:pPr>
        <w:pStyle w:val="ListParagraph"/>
        <w:numPr>
          <w:ilvl w:val="0"/>
          <w:numId w:val="8"/>
        </w:numPr>
      </w:pPr>
      <w:r>
        <w:t>Drop-off / attrition risk indicators</w:t>
      </w:r>
    </w:p>
    <w:p w:rsidR="00F41AE9" w:rsidRDefault="00000000" w14:paraId="502F699E" w14:textId="77777777">
      <w:pPr>
        <w:pStyle w:val="Heading3"/>
      </w:pPr>
      <w:r>
        <w:t>4.6 Joining Date Confidence</w:t>
      </w:r>
    </w:p>
    <w:p w:rsidR="00F41AE9" w:rsidRDefault="00000000" w14:paraId="6F479826" w14:textId="77777777">
      <w:pPr>
        <w:pStyle w:val="ListParagraph"/>
        <w:numPr>
          <w:ilvl w:val="0"/>
          <w:numId w:val="9"/>
        </w:numPr>
      </w:pPr>
      <w:r>
        <w:t>Explicit joining date capture</w:t>
      </w:r>
    </w:p>
    <w:p w:rsidR="00F41AE9" w:rsidRDefault="00000000" w14:paraId="608AF489" w14:textId="77777777">
      <w:pPr>
        <w:pStyle w:val="ListParagraph"/>
        <w:numPr>
          <w:ilvl w:val="0"/>
          <w:numId w:val="9"/>
        </w:numPr>
      </w:pPr>
      <w:r>
        <w:t>Clarification follow-ups if ambiguity detected</w:t>
      </w:r>
    </w:p>
    <w:p w:rsidR="00F41AE9" w:rsidRDefault="00000000" w14:paraId="3EB79196" w14:textId="77777777">
      <w:pPr>
        <w:pStyle w:val="ListParagraph"/>
        <w:numPr>
          <w:ilvl w:val="0"/>
          <w:numId w:val="9"/>
        </w:numPr>
      </w:pPr>
      <w:r>
        <w:t>Confidence score using behavioral + historical cues</w:t>
      </w:r>
    </w:p>
    <w:p w:rsidR="00F41AE9" w:rsidRDefault="00000000" w14:paraId="45C66102" w14:textId="77777777">
      <w:pPr>
        <w:pStyle w:val="Heading3"/>
      </w:pPr>
      <w:r>
        <w:t>4.7 Interview Orchestration &amp; Experience</w:t>
      </w:r>
    </w:p>
    <w:p w:rsidR="00F41AE9" w:rsidRDefault="00000000" w14:paraId="0A56E46F" w14:textId="77777777">
      <w:pPr>
        <w:pStyle w:val="ListParagraph"/>
        <w:numPr>
          <w:ilvl w:val="0"/>
          <w:numId w:val="10"/>
        </w:numPr>
      </w:pPr>
      <w:r>
        <w:t>Adaptive questioning (video + text)</w:t>
      </w:r>
    </w:p>
    <w:p w:rsidR="00F41AE9" w:rsidRDefault="00000000" w14:paraId="288F4CDE" w14:textId="77777777">
      <w:pPr>
        <w:pStyle w:val="ListParagraph"/>
        <w:numPr>
          <w:ilvl w:val="0"/>
          <w:numId w:val="10"/>
        </w:numPr>
      </w:pPr>
      <w:r>
        <w:t>Human-in-the-loop shadow mode (feedback correction)</w:t>
      </w:r>
    </w:p>
    <w:p w:rsidR="00F41AE9" w:rsidRDefault="00000000" w14:paraId="4C548C68" w14:textId="77777777">
      <w:pPr>
        <w:pStyle w:val="ListParagraph"/>
        <w:numPr>
          <w:ilvl w:val="0"/>
          <w:numId w:val="10"/>
        </w:numPr>
      </w:pPr>
      <w:r>
        <w:t>Unified HR dashboard</w:t>
      </w:r>
    </w:p>
    <w:p w:rsidR="00F41AE9" w:rsidRDefault="00000000" w14:paraId="554F630F" w14:textId="77777777">
      <w:pPr>
        <w:pStyle w:val="ListParagraph"/>
        <w:numPr>
          <w:ilvl w:val="0"/>
          <w:numId w:val="10"/>
        </w:numPr>
        <w:rPr>
          <w:del w:author="Absaar Ali" w:date="2026-02-05T03:39:04.751Z" w16du:dateUtc="2026-02-05T03:39:04.751Z" w:id="1691566440"/>
        </w:rPr>
      </w:pPr>
      <w:r w:rsidR="0FC96BD1">
        <w:rPr/>
        <w:t>Full audit trail &amp; monitoring</w:t>
      </w:r>
    </w:p>
    <w:p w:rsidR="24BB2747" w:rsidP="24BB2747" w:rsidRDefault="24BB2747" w14:paraId="35CCCC77" w14:textId="037F0636">
      <w:pPr>
        <w:pStyle w:val="Normal"/>
        <w:pBdr>
          <w:top w:val="single" w:color="FF000000" w:sz="12" w:space="0"/>
        </w:pBdr>
        <w:spacing w:after="0"/>
      </w:pPr>
    </w:p>
    <w:p w:rsidR="00F41AE9" w:rsidRDefault="00000000" w14:paraId="4C47219A" w14:textId="77777777">
      <w:pPr>
        <w:pStyle w:val="Heading2"/>
      </w:pPr>
      <w:r>
        <w:t>5. Non-Functional Requirements</w:t>
      </w:r>
    </w:p>
    <w:p w:rsidR="00F41AE9" w:rsidRDefault="00000000" w14:paraId="56AE47F4" w14:textId="77777777">
      <w:pPr>
        <w:pStyle w:val="ListParagraph"/>
        <w:numPr>
          <w:ilvl w:val="0"/>
          <w:numId w:val="11"/>
        </w:numPr>
      </w:pPr>
      <w:r>
        <w:t>Accuracy: ≥90% selection relevance</w:t>
      </w:r>
    </w:p>
    <w:p w:rsidR="00F41AE9" w:rsidRDefault="00000000" w14:paraId="5BCE5F05" w14:textId="77777777">
      <w:pPr>
        <w:pStyle w:val="ListParagraph"/>
        <w:numPr>
          <w:ilvl w:val="0"/>
          <w:numId w:val="11"/>
        </w:numPr>
      </w:pPr>
      <w:r>
        <w:t>Latency: Near real-time scoring</w:t>
      </w:r>
    </w:p>
    <w:p w:rsidR="00F41AE9" w:rsidRDefault="00000000" w14:paraId="6538017C" w14:textId="77777777">
      <w:pPr>
        <w:pStyle w:val="ListParagraph"/>
        <w:numPr>
          <w:ilvl w:val="0"/>
          <w:numId w:val="11"/>
        </w:numPr>
      </w:pPr>
      <w:r>
        <w:t>Security: PII masking, encrypted storage</w:t>
      </w:r>
    </w:p>
    <w:p w:rsidR="00F41AE9" w:rsidRDefault="00000000" w14:paraId="77E59C7D" w14:textId="77777777">
      <w:pPr>
        <w:pStyle w:val="ListParagraph"/>
        <w:numPr>
          <w:ilvl w:val="0"/>
          <w:numId w:val="11"/>
        </w:numPr>
      </w:pPr>
      <w:r>
        <w:t>Scalability: API-first, cloud-native</w:t>
      </w:r>
    </w:p>
    <w:p w:rsidR="00F41AE9" w:rsidRDefault="00000000" w14:paraId="79E86419" w14:textId="77777777">
      <w:pPr>
        <w:pStyle w:val="ListParagraph"/>
        <w:numPr>
          <w:ilvl w:val="0"/>
          <w:numId w:val="11"/>
        </w:numPr>
      </w:pPr>
      <w:r>
        <w:t>Cost: Preference for usage-</w:t>
      </w:r>
      <w:proofErr w:type="gramStart"/>
      <w:r>
        <w:t>based,</w:t>
      </w:r>
      <w:proofErr w:type="gramEnd"/>
      <w:r>
        <w:t xml:space="preserve"> commodity models</w:t>
      </w:r>
    </w:p>
    <w:p w:rsidR="00F41AE9" w:rsidP="24BB2747" w:rsidRDefault="00F41AE9" w14:paraId="6A05A809" w14:textId="77777777">
      <w:pPr>
        <w:pBdr>
          <w:top w:val="single" w:color="FF000000" w:sz="12" w:space="0"/>
        </w:pBdr>
        <w:spacing w:after="0"/>
      </w:pPr>
    </w:p>
    <w:p w:rsidR="00F41AE9" w:rsidP="24BB2747" w:rsidRDefault="00000000" w14:paraId="54D9C3AB" w14:textId="269BB323">
      <w:pPr>
        <w:pBdr>
          <w:top w:val="single" w:color="FF000000" w:sz="12" w:space="0"/>
        </w:pBdr>
        <w:spacing w:after="0"/>
      </w:pPr>
    </w:p>
    <w:p w:rsidR="00F41AE9" w:rsidP="24BB2747" w:rsidRDefault="00000000" w14:paraId="2D33DA4D" w14:textId="54DB176A">
      <w:pPr>
        <w:pStyle w:val="Title"/>
        <w:rPr>
          <w:noProof w:val="0"/>
          <w:lang w:val="en-US"/>
        </w:rPr>
      </w:pPr>
      <w:r w:rsidRPr="24BB2747" w:rsidR="031D91F5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n-US" w:eastAsia="ja-JP" w:bidi="ar-SA"/>
          <w:rPrChange w:author="Shikha Modi" w:date="2026-02-05T11:11:34.608Z" w:id="1466399770">
            <w:rPr>
              <w:noProof w:val="0"/>
              <w:lang w:val="en-US"/>
            </w:rPr>
          </w:rPrChange>
        </w:rPr>
        <w:t>Requirements</w:t>
      </w:r>
      <w:r w:rsidRPr="24BB2747" w:rsidR="031D91F5">
        <w:rPr>
          <w:noProof w:val="0"/>
          <w:lang w:val="en-US"/>
        </w:rPr>
        <w:t xml:space="preserve"> </w:t>
      </w:r>
      <w:r w:rsidRPr="24BB2747" w:rsidR="031D91F5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n-US" w:eastAsia="ja-JP" w:bidi="ar-SA"/>
          <w:rPrChange w:author="Shikha Modi" w:date="2026-02-05T11:11:22.21Z" w:id="457344018">
            <w:rPr>
              <w:noProof w:val="0"/>
              <w:lang w:val="en-US"/>
            </w:rPr>
          </w:rPrChange>
        </w:rPr>
        <w:t>Backlog</w:t>
      </w:r>
    </w:p>
    <w:p w:rsidR="00F41AE9" w:rsidP="24BB2747" w:rsidRDefault="00000000" w14:paraId="0C48E924" w14:textId="57404E8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24BB2747" w:rsidR="031D91F5">
        <w:rPr>
          <w:b w:val="1"/>
          <w:bCs w:val="1"/>
          <w:noProof w:val="0"/>
          <w:lang w:val="en-US"/>
        </w:rPr>
        <w:t>Implement a mechanism for client feedback analysis and application improvement</w:t>
      </w:r>
    </w:p>
    <w:p w:rsidR="00F41AE9" w:rsidP="24BB2747" w:rsidRDefault="00000000" w14:paraId="127B6A7B" w14:textId="10BBAC22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24BB2747" w:rsidR="031D91F5">
        <w:rPr>
          <w:noProof w:val="0"/>
          <w:lang w:val="en-US"/>
        </w:rPr>
        <w:t xml:space="preserve">Collect client feedback on both the assessment process and overall tool experience to </w:t>
      </w:r>
      <w:r w:rsidRPr="24BB2747" w:rsidR="031D91F5">
        <w:rPr>
          <w:noProof w:val="0"/>
          <w:lang w:val="en-US"/>
        </w:rPr>
        <w:t>identify</w:t>
      </w:r>
      <w:r w:rsidRPr="24BB2747" w:rsidR="031D91F5">
        <w:rPr>
          <w:noProof w:val="0"/>
          <w:lang w:val="en-US"/>
        </w:rPr>
        <w:t xml:space="preserve"> improvement areas.</w:t>
      </w:r>
    </w:p>
    <w:p w:rsidR="00F41AE9" w:rsidP="24BB2747" w:rsidRDefault="00000000" w14:paraId="7AD143D9" w14:textId="6A16A3F2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24BB2747" w:rsidR="031D91F5">
        <w:rPr>
          <w:noProof w:val="0"/>
          <w:lang w:val="en-US"/>
        </w:rPr>
        <w:t xml:space="preserve">Implement a decoupled feedback analysis module to </w:t>
      </w:r>
      <w:r w:rsidRPr="24BB2747" w:rsidR="031D91F5">
        <w:rPr>
          <w:noProof w:val="0"/>
          <w:lang w:val="en-US"/>
        </w:rPr>
        <w:t>monitor</w:t>
      </w:r>
      <w:r w:rsidRPr="24BB2747" w:rsidR="031D91F5">
        <w:rPr>
          <w:noProof w:val="0"/>
          <w:lang w:val="en-US"/>
        </w:rPr>
        <w:t xml:space="preserve"> trends and recurring suggestions, surfacing actionable insights and recommendations for asynchronous updates to the application.</w:t>
      </w:r>
    </w:p>
    <w:p w:rsidR="00F41AE9" w:rsidP="24BB2747" w:rsidRDefault="00000000" w14:paraId="1867E7E2" w14:textId="11AF2D8E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24BB2747" w:rsidR="031D91F5">
        <w:rPr>
          <w:noProof w:val="0"/>
          <w:lang w:val="en-US"/>
        </w:rPr>
        <w:t xml:space="preserve">Use the feedback loop for iterative enhancement of user experience and process flow, ensuring changes are made without direct reinforcement learning to </w:t>
      </w:r>
      <w:r w:rsidRPr="24BB2747" w:rsidR="031D91F5">
        <w:rPr>
          <w:noProof w:val="0"/>
          <w:lang w:val="en-US"/>
        </w:rPr>
        <w:t>maintain</w:t>
      </w:r>
      <w:r w:rsidRPr="24BB2747" w:rsidR="031D91F5">
        <w:rPr>
          <w:noProof w:val="0"/>
          <w:lang w:val="en-US"/>
        </w:rPr>
        <w:t xml:space="preserve"> system stability and reliability.</w:t>
      </w:r>
    </w:p>
    <w:p w:rsidR="00F41AE9" w:rsidP="24BB2747" w:rsidRDefault="00000000" w14:paraId="65E4A162" w14:textId="3F705553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24BB2747" w:rsidR="031D91F5">
        <w:rPr>
          <w:noProof w:val="0"/>
          <w:lang w:val="en-US"/>
        </w:rPr>
        <w:t>Modify</w:t>
      </w:r>
      <w:r w:rsidRPr="24BB2747" w:rsidR="031D91F5">
        <w:rPr>
          <w:noProof w:val="0"/>
          <w:lang w:val="en-US"/>
        </w:rPr>
        <w:t xml:space="preserve"> the application as necessary based on insights drawn from client feedback analysis.</w:t>
      </w:r>
    </w:p>
    <w:p w:rsidR="00F41AE9" w:rsidP="24BB2747" w:rsidRDefault="00000000" w14:paraId="75639E34" w14:textId="4406A45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24BB2747" w:rsidR="031D91F5">
        <w:rPr>
          <w:b w:val="1"/>
          <w:bCs w:val="1"/>
          <w:noProof w:val="0"/>
          <w:lang w:val="en-US"/>
        </w:rPr>
        <w:t>Establish</w:t>
      </w:r>
      <w:r w:rsidRPr="24BB2747" w:rsidR="031D91F5">
        <w:rPr>
          <w:b w:val="1"/>
          <w:bCs w:val="1"/>
          <w:noProof w:val="0"/>
          <w:lang w:val="en-US"/>
        </w:rPr>
        <w:t xml:space="preserve"> mechanism for confirmation of candidate joining and score validation</w:t>
      </w:r>
    </w:p>
    <w:p w:rsidR="00F41AE9" w:rsidP="24BB2747" w:rsidRDefault="00000000" w14:paraId="6BB4522D" w14:textId="67682F69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24BB2747" w:rsidR="031D91F5">
        <w:rPr>
          <w:noProof w:val="0"/>
          <w:lang w:val="en-US"/>
        </w:rPr>
        <w:t>Implement a process to confirm the joining of selected candidates after the offer is extended.</w:t>
      </w:r>
    </w:p>
    <w:p w:rsidR="00F41AE9" w:rsidP="24BB2747" w:rsidRDefault="00000000" w14:paraId="7F43B24A" w14:textId="107CF8D7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24BB2747" w:rsidR="031D91F5">
        <w:rPr>
          <w:noProof w:val="0"/>
          <w:lang w:val="en-US"/>
        </w:rPr>
        <w:t xml:space="preserve">Use the confirmation data as a feedback loop to </w:t>
      </w:r>
      <w:r w:rsidRPr="24BB2747" w:rsidR="031D91F5">
        <w:rPr>
          <w:noProof w:val="0"/>
          <w:lang w:val="en-US"/>
        </w:rPr>
        <w:t>validate</w:t>
      </w:r>
      <w:r w:rsidRPr="24BB2747" w:rsidR="031D91F5">
        <w:rPr>
          <w:noProof w:val="0"/>
          <w:lang w:val="en-US"/>
        </w:rPr>
        <w:t xml:space="preserve"> and measure the accuracy of the model’s joining confidence score.</w:t>
      </w:r>
    </w:p>
    <w:p w:rsidR="00F41AE9" w:rsidP="24BB2747" w:rsidRDefault="00000000" w14:paraId="177C7585" w14:textId="544BB9F7">
      <w:pPr>
        <w:pStyle w:val="Heading2"/>
        <w:rPr>
          <w:highlight w:val="yellow"/>
          <w:rPrChange w:author="Shikha Modi" w:date="2026-02-06T04:03:35.411Z" w:id="2019154529"/>
        </w:rPr>
      </w:pPr>
      <w:r w:rsidRPr="24BB2747" w:rsidR="0FC96BD1">
        <w:rPr>
          <w:highlight w:val="yellow"/>
          <w:rPrChange w:author="Shikha Modi" w:date="2026-02-06T04:03:35.41Z" w:id="230984626"/>
        </w:rPr>
        <w:t xml:space="preserve">6. </w:t>
      </w:r>
      <w:r w:rsidRPr="24BB2747" w:rsidR="0FC96BD1">
        <w:rPr>
          <w:highlight w:val="yellow"/>
          <w:rPrChange w:author="Shikha Modi" w:date="2026-02-06T04:03:35.41Z" w:id="876847394"/>
        </w:rPr>
        <w:t>Requirements Traceability Matrix</w:t>
      </w:r>
      <w:ins w:author="Shikha Modi" w:date="2026-02-06T04:03:28.057Z" w:id="1942412002">
        <w:r w:rsidRPr="24BB2747" w:rsidR="7147EED8">
          <w:rPr>
            <w:highlight w:val="yellow"/>
            <w:rPrChange w:author="Shikha Modi" w:date="2026-02-06T04:03:35.411Z" w:id="1835221293"/>
          </w:rPr>
          <w:t xml:space="preserve"> – TBU by technical team</w:t>
        </w:r>
      </w:ins>
    </w:p>
    <w:tbl>
      <w:tblPr>
        <w:tblStyle w:val="GridTable4-Accent1"/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90"/>
        <w:gridCol w:w="1978"/>
        <w:gridCol w:w="1517"/>
        <w:gridCol w:w="2071"/>
        <w:gridCol w:w="1360"/>
      </w:tblGrid>
      <w:tr w:rsidR="00F41AE9" w:rsidTr="00F41AE9" w14:paraId="61351C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7627B49D" w14:textId="77777777">
            <w:r>
              <w:t>Requirement</w:t>
            </w:r>
          </w:p>
        </w:tc>
        <w:tc>
          <w:tcPr>
            <w:tcW w:w="0" w:type="auto"/>
            <w:vAlign w:val="center"/>
          </w:tcPr>
          <w:p w:rsidR="00F41AE9" w:rsidRDefault="00000000" w14:paraId="1956000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Model / API Used</w:t>
            </w:r>
          </w:p>
        </w:tc>
        <w:tc>
          <w:tcPr>
            <w:tcW w:w="0" w:type="auto"/>
            <w:vAlign w:val="center"/>
          </w:tcPr>
          <w:p w:rsidR="00F41AE9" w:rsidRDefault="00000000" w14:paraId="3506F1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(Indicative)</w:t>
            </w:r>
          </w:p>
        </w:tc>
        <w:tc>
          <w:tcPr>
            <w:tcW w:w="0" w:type="auto"/>
            <w:vAlign w:val="center"/>
          </w:tcPr>
          <w:p w:rsidR="00F41AE9" w:rsidRDefault="00000000" w14:paraId="5193737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Benefit Achieved</w:t>
            </w:r>
          </w:p>
        </w:tc>
        <w:tc>
          <w:tcPr>
            <w:tcW w:w="0" w:type="auto"/>
            <w:vAlign w:val="center"/>
          </w:tcPr>
          <w:p w:rsidR="00F41AE9" w:rsidRDefault="00000000" w14:paraId="42E5E1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Achieved</w:t>
            </w:r>
          </w:p>
        </w:tc>
      </w:tr>
      <w:tr w:rsidR="00F41AE9" w:rsidTr="00F41AE9" w14:paraId="466AC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0401D45F" w14:textId="77777777">
            <w:r>
              <w:t>Linguistic proficiency scoring</w:t>
            </w:r>
          </w:p>
        </w:tc>
        <w:tc>
          <w:tcPr>
            <w:tcW w:w="0" w:type="auto"/>
            <w:vAlign w:val="center"/>
          </w:tcPr>
          <w:p w:rsidR="00F41AE9" w:rsidRDefault="00000000" w14:paraId="5B0D24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GPT-4o / Azure OpenAI (text + speech)</w:t>
            </w:r>
          </w:p>
        </w:tc>
        <w:tc>
          <w:tcPr>
            <w:tcW w:w="0" w:type="auto"/>
            <w:vAlign w:val="center"/>
          </w:tcPr>
          <w:p w:rsidR="00F41AE9" w:rsidRDefault="00000000" w14:paraId="2AE08B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(token-based)</w:t>
            </w:r>
          </w:p>
        </w:tc>
        <w:tc>
          <w:tcPr>
            <w:tcW w:w="0" w:type="auto"/>
            <w:vAlign w:val="center"/>
          </w:tcPr>
          <w:p w:rsidR="00F41AE9" w:rsidRDefault="00000000" w14:paraId="63D2B48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Objective </w:t>
            </w:r>
            <w:proofErr w:type="gramStart"/>
            <w:r>
              <w:t>communication</w:t>
            </w:r>
            <w:proofErr w:type="gramEnd"/>
            <w:r>
              <w:t xml:space="preserve"> scoring</w:t>
            </w:r>
          </w:p>
        </w:tc>
        <w:tc>
          <w:tcPr>
            <w:tcW w:w="0" w:type="auto"/>
            <w:vAlign w:val="center"/>
          </w:tcPr>
          <w:p w:rsidR="00F41AE9" w:rsidRDefault="00000000" w14:paraId="7C09E6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92–94%</w:t>
            </w:r>
          </w:p>
        </w:tc>
      </w:tr>
      <w:tr w:rsidR="00F41AE9" w:rsidTr="00F41AE9" w14:paraId="2DEAD0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3B3CE70E" w14:textId="77777777">
            <w:r>
              <w:t>JD–skill alignment</w:t>
            </w:r>
          </w:p>
        </w:tc>
        <w:tc>
          <w:tcPr>
            <w:tcW w:w="0" w:type="auto"/>
            <w:vAlign w:val="center"/>
          </w:tcPr>
          <w:p w:rsidR="00F41AE9" w:rsidRDefault="00000000" w14:paraId="7EA30F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Sentence Transformers / OpenAI embeddings</w:t>
            </w:r>
          </w:p>
        </w:tc>
        <w:tc>
          <w:tcPr>
            <w:tcW w:w="0" w:type="auto"/>
            <w:vAlign w:val="center"/>
          </w:tcPr>
          <w:p w:rsidR="00F41AE9" w:rsidRDefault="00000000" w14:paraId="4F37B1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Low</w:t>
            </w:r>
          </w:p>
        </w:tc>
        <w:tc>
          <w:tcPr>
            <w:tcW w:w="0" w:type="auto"/>
            <w:vAlign w:val="center"/>
          </w:tcPr>
          <w:p w:rsidR="00F41AE9" w:rsidRDefault="00000000" w14:paraId="23F146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Role-fit precision</w:t>
            </w:r>
          </w:p>
        </w:tc>
        <w:tc>
          <w:tcPr>
            <w:tcW w:w="0" w:type="auto"/>
            <w:vAlign w:val="center"/>
          </w:tcPr>
          <w:p w:rsidR="00F41AE9" w:rsidRDefault="00000000" w14:paraId="21C107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90–92%</w:t>
            </w:r>
          </w:p>
        </w:tc>
      </w:tr>
      <w:tr w:rsidR="00F41AE9" w:rsidTr="00F41AE9" w14:paraId="4D196C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4A18F871" w14:textId="77777777">
            <w:r>
              <w:t>Adaptive questioning</w:t>
            </w:r>
          </w:p>
        </w:tc>
        <w:tc>
          <w:tcPr>
            <w:tcW w:w="0" w:type="auto"/>
            <w:vAlign w:val="center"/>
          </w:tcPr>
          <w:p w:rsidR="00F41AE9" w:rsidRDefault="00000000" w14:paraId="7624CB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+ rules engine</w:t>
            </w:r>
          </w:p>
        </w:tc>
        <w:tc>
          <w:tcPr>
            <w:tcW w:w="0" w:type="auto"/>
            <w:vAlign w:val="center"/>
          </w:tcPr>
          <w:p w:rsidR="00F41AE9" w:rsidRDefault="00000000" w14:paraId="1E16C8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vAlign w:val="center"/>
          </w:tcPr>
          <w:p w:rsidR="00F41AE9" w:rsidRDefault="00000000" w14:paraId="75053A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Deeper skill validation</w:t>
            </w:r>
          </w:p>
        </w:tc>
        <w:tc>
          <w:tcPr>
            <w:tcW w:w="0" w:type="auto"/>
            <w:vAlign w:val="center"/>
          </w:tcPr>
          <w:p w:rsidR="00F41AE9" w:rsidRDefault="00000000" w14:paraId="6F6532B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90%+</w:t>
            </w:r>
          </w:p>
        </w:tc>
      </w:tr>
      <w:tr w:rsidR="00F41AE9" w:rsidTr="00F41AE9" w14:paraId="255679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0FE8DF71" w14:textId="77777777">
            <w:r>
              <w:t>Face &amp; voice verification</w:t>
            </w:r>
          </w:p>
        </w:tc>
        <w:tc>
          <w:tcPr>
            <w:tcW w:w="0" w:type="auto"/>
            <w:vAlign w:val="center"/>
          </w:tcPr>
          <w:p w:rsidR="00F41AE9" w:rsidRDefault="00000000" w14:paraId="1E5037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Face API + Speaker Recognition</w:t>
            </w:r>
          </w:p>
        </w:tc>
        <w:tc>
          <w:tcPr>
            <w:tcW w:w="0" w:type="auto"/>
            <w:vAlign w:val="center"/>
          </w:tcPr>
          <w:p w:rsidR="00F41AE9" w:rsidRDefault="00000000" w14:paraId="19497B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vAlign w:val="center"/>
          </w:tcPr>
          <w:p w:rsidR="00F41AE9" w:rsidRDefault="00000000" w14:paraId="73FF37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assurance</w:t>
            </w:r>
          </w:p>
        </w:tc>
        <w:tc>
          <w:tcPr>
            <w:tcW w:w="0" w:type="auto"/>
            <w:vAlign w:val="center"/>
          </w:tcPr>
          <w:p w:rsidR="00F41AE9" w:rsidRDefault="00000000" w14:paraId="7C14BD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95%</w:t>
            </w:r>
          </w:p>
        </w:tc>
      </w:tr>
      <w:tr w:rsidR="00F41AE9" w:rsidTr="00F41AE9" w14:paraId="3EA49A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26F7CCA2" w14:textId="77777777">
            <w:r>
              <w:t>Liveness &amp; deepfake detection</w:t>
            </w:r>
          </w:p>
        </w:tc>
        <w:tc>
          <w:tcPr>
            <w:tcW w:w="0" w:type="auto"/>
            <w:vAlign w:val="center"/>
          </w:tcPr>
          <w:p w:rsidR="00F41AE9" w:rsidRDefault="00000000" w14:paraId="46F60C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Vision + audio spoof models</w:t>
            </w:r>
          </w:p>
        </w:tc>
        <w:tc>
          <w:tcPr>
            <w:tcW w:w="0" w:type="auto"/>
            <w:vAlign w:val="center"/>
          </w:tcPr>
          <w:p w:rsidR="00F41AE9" w:rsidRDefault="00000000" w14:paraId="50E23A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vAlign w:val="center"/>
          </w:tcPr>
          <w:p w:rsidR="00F41AE9" w:rsidRDefault="00000000" w14:paraId="7BA0AB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Impersonation risk reduction</w:t>
            </w:r>
          </w:p>
        </w:tc>
        <w:tc>
          <w:tcPr>
            <w:tcW w:w="0" w:type="auto"/>
            <w:vAlign w:val="center"/>
          </w:tcPr>
          <w:p w:rsidR="00F41AE9" w:rsidRDefault="00000000" w14:paraId="33B53E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93–95%</w:t>
            </w:r>
          </w:p>
        </w:tc>
      </w:tr>
      <w:tr w:rsidR="00F41AE9" w:rsidTr="00F41AE9" w14:paraId="33EC2B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1CE33E27" w14:textId="77777777">
            <w:r>
              <w:t>Plagiarism / AI-answer detection</w:t>
            </w:r>
          </w:p>
        </w:tc>
        <w:tc>
          <w:tcPr>
            <w:tcW w:w="0" w:type="auto"/>
            <w:vAlign w:val="center"/>
          </w:tcPr>
          <w:p w:rsidR="00F41AE9" w:rsidRDefault="00000000" w14:paraId="187ADE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similarity + AI-output classifiers</w:t>
            </w:r>
          </w:p>
        </w:tc>
        <w:tc>
          <w:tcPr>
            <w:tcW w:w="0" w:type="auto"/>
            <w:vAlign w:val="center"/>
          </w:tcPr>
          <w:p w:rsidR="00F41AE9" w:rsidRDefault="00000000" w14:paraId="43467F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vAlign w:val="center"/>
          </w:tcPr>
          <w:p w:rsidR="00F41AE9" w:rsidRDefault="00000000" w14:paraId="5D2D25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integrity</w:t>
            </w:r>
          </w:p>
        </w:tc>
        <w:tc>
          <w:tcPr>
            <w:tcW w:w="0" w:type="auto"/>
            <w:vAlign w:val="center"/>
          </w:tcPr>
          <w:p w:rsidR="00F41AE9" w:rsidRDefault="00000000" w14:paraId="3CFC21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90–92%</w:t>
            </w:r>
          </w:p>
        </w:tc>
      </w:tr>
      <w:tr w:rsidR="00F41AE9" w:rsidTr="00F41AE9" w14:paraId="469813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7F858BBB" w14:textId="77777777">
            <w:r>
              <w:t>Behavioral anomaly detection</w:t>
            </w:r>
          </w:p>
        </w:tc>
        <w:tc>
          <w:tcPr>
            <w:tcW w:w="0" w:type="auto"/>
            <w:vAlign w:val="center"/>
          </w:tcPr>
          <w:p w:rsidR="00F41AE9" w:rsidRDefault="00000000" w14:paraId="55698C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Heuristic + ML patterns</w:t>
            </w:r>
          </w:p>
        </w:tc>
        <w:tc>
          <w:tcPr>
            <w:tcW w:w="0" w:type="auto"/>
            <w:vAlign w:val="center"/>
          </w:tcPr>
          <w:p w:rsidR="00F41AE9" w:rsidRDefault="00000000" w14:paraId="6F7C2E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Low</w:t>
            </w:r>
          </w:p>
        </w:tc>
        <w:tc>
          <w:tcPr>
            <w:tcW w:w="0" w:type="auto"/>
            <w:vAlign w:val="center"/>
          </w:tcPr>
          <w:p w:rsidR="00F41AE9" w:rsidRDefault="00000000" w14:paraId="7C913C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 signal enrichment</w:t>
            </w:r>
          </w:p>
        </w:tc>
        <w:tc>
          <w:tcPr>
            <w:tcW w:w="0" w:type="auto"/>
            <w:vAlign w:val="center"/>
          </w:tcPr>
          <w:p w:rsidR="00F41AE9" w:rsidRDefault="00000000" w14:paraId="3CF522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</w:tr>
      <w:tr w:rsidR="00F41AE9" w:rsidTr="00F41AE9" w14:paraId="5A1C2D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4160BA04" w14:textId="77777777">
            <w:r>
              <w:t>CV ↔ profile ↔ interview coherence</w:t>
            </w:r>
          </w:p>
        </w:tc>
        <w:tc>
          <w:tcPr>
            <w:tcW w:w="0" w:type="auto"/>
            <w:vAlign w:val="center"/>
          </w:tcPr>
          <w:p w:rsidR="00F41AE9" w:rsidRDefault="00000000" w14:paraId="419610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Embeddings + rules</w:t>
            </w:r>
          </w:p>
        </w:tc>
        <w:tc>
          <w:tcPr>
            <w:tcW w:w="0" w:type="auto"/>
            <w:vAlign w:val="center"/>
          </w:tcPr>
          <w:p w:rsidR="00F41AE9" w:rsidRDefault="00000000" w14:paraId="4C067F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vAlign w:val="center"/>
          </w:tcPr>
          <w:p w:rsidR="00F41AE9" w:rsidRDefault="00000000" w14:paraId="7513AF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trustworthiness</w:t>
            </w:r>
          </w:p>
        </w:tc>
        <w:tc>
          <w:tcPr>
            <w:tcW w:w="0" w:type="auto"/>
            <w:vAlign w:val="center"/>
          </w:tcPr>
          <w:p w:rsidR="00F41AE9" w:rsidRDefault="00000000" w14:paraId="0B978F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91–93%</w:t>
            </w:r>
          </w:p>
        </w:tc>
      </w:tr>
      <w:tr w:rsidR="00F41AE9" w:rsidTr="00F41AE9" w14:paraId="124CF5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0D78ABFE" w14:textId="77777777">
            <w:r>
              <w:t>Compensation &amp; intent extraction</w:t>
            </w:r>
          </w:p>
        </w:tc>
        <w:tc>
          <w:tcPr>
            <w:tcW w:w="0" w:type="auto"/>
            <w:vAlign w:val="center"/>
          </w:tcPr>
          <w:p w:rsidR="00F41AE9" w:rsidRDefault="00000000" w14:paraId="4B5BEE4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+ sentiment models</w:t>
            </w:r>
          </w:p>
        </w:tc>
        <w:tc>
          <w:tcPr>
            <w:tcW w:w="0" w:type="auto"/>
            <w:vAlign w:val="center"/>
          </w:tcPr>
          <w:p w:rsidR="00F41AE9" w:rsidRDefault="00000000" w14:paraId="281E5D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vAlign w:val="center"/>
          </w:tcPr>
          <w:p w:rsidR="00F41AE9" w:rsidRDefault="00000000" w14:paraId="051061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drop-off risk</w:t>
            </w:r>
          </w:p>
        </w:tc>
        <w:tc>
          <w:tcPr>
            <w:tcW w:w="0" w:type="auto"/>
            <w:vAlign w:val="center"/>
          </w:tcPr>
          <w:p w:rsidR="00F41AE9" w:rsidRDefault="00000000" w14:paraId="5230E8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</w:tr>
      <w:tr w:rsidR="00F41AE9" w:rsidTr="00F41AE9" w14:paraId="4352D3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4BE09269" w14:textId="77777777">
            <w:r>
              <w:t>Joining date confidence</w:t>
            </w:r>
          </w:p>
        </w:tc>
        <w:tc>
          <w:tcPr>
            <w:tcW w:w="0" w:type="auto"/>
            <w:vAlign w:val="center"/>
          </w:tcPr>
          <w:p w:rsidR="00F41AE9" w:rsidRDefault="00000000" w14:paraId="1458B9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LLM + scoring heuristics</w:t>
            </w:r>
          </w:p>
        </w:tc>
        <w:tc>
          <w:tcPr>
            <w:tcW w:w="0" w:type="auto"/>
            <w:vAlign w:val="center"/>
          </w:tcPr>
          <w:p w:rsidR="00F41AE9" w:rsidRDefault="00000000" w14:paraId="3D9F2F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Low</w:t>
            </w:r>
          </w:p>
        </w:tc>
        <w:tc>
          <w:tcPr>
            <w:tcW w:w="0" w:type="auto"/>
            <w:vAlign w:val="center"/>
          </w:tcPr>
          <w:p w:rsidR="00F41AE9" w:rsidRDefault="00000000" w14:paraId="51BDB9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Joining predictability</w:t>
            </w:r>
          </w:p>
        </w:tc>
        <w:tc>
          <w:tcPr>
            <w:tcW w:w="0" w:type="auto"/>
            <w:vAlign w:val="center"/>
          </w:tcPr>
          <w:p w:rsidR="00F41AE9" w:rsidRDefault="00000000" w14:paraId="45D775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90–91%</w:t>
            </w:r>
          </w:p>
        </w:tc>
      </w:tr>
      <w:tr w:rsidR="00F41AE9" w:rsidTr="00F41AE9" w14:paraId="1D398A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41AE9" w:rsidRDefault="00000000" w14:paraId="0CA145D6" w14:textId="77777777">
            <w:r>
              <w:t>Unified dashboard &amp; audit</w:t>
            </w:r>
          </w:p>
        </w:tc>
        <w:tc>
          <w:tcPr>
            <w:tcW w:w="0" w:type="auto"/>
            <w:vAlign w:val="center"/>
          </w:tcPr>
          <w:p w:rsidR="00F41AE9" w:rsidRDefault="00000000" w14:paraId="6E1998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 + metadata logs</w:t>
            </w:r>
          </w:p>
        </w:tc>
        <w:tc>
          <w:tcPr>
            <w:tcW w:w="0" w:type="auto"/>
            <w:vAlign w:val="center"/>
          </w:tcPr>
          <w:p w:rsidR="00F41AE9" w:rsidRDefault="00000000" w14:paraId="479013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vAlign w:val="center"/>
          </w:tcPr>
          <w:p w:rsidR="00F41AE9" w:rsidRDefault="00000000" w14:paraId="08C6CF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transparency</w:t>
            </w:r>
          </w:p>
        </w:tc>
        <w:tc>
          <w:tcPr>
            <w:tcW w:w="0" w:type="auto"/>
            <w:vAlign w:val="center"/>
          </w:tcPr>
          <w:p w:rsidR="00F41AE9" w:rsidRDefault="00000000" w14:paraId="629D79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F41AE9" w:rsidRDefault="00F41AE9" w14:paraId="5A39BBE3" w14:textId="77777777">
      <w:pPr>
        <w:pBdr>
          <w:top w:val="single" w:color="auto" w:sz="12" w:space="0"/>
        </w:pBdr>
        <w:spacing w:after="0"/>
      </w:pPr>
    </w:p>
    <w:p w:rsidR="00F41AE9" w:rsidRDefault="00000000" w14:paraId="3A85D78F" w14:textId="77777777">
      <w:pPr>
        <w:pStyle w:val="Heading2"/>
      </w:pPr>
      <w:r>
        <w:t>7. Cost Optimization Strategy</w:t>
      </w:r>
    </w:p>
    <w:p w:rsidR="00F41AE9" w:rsidRDefault="00000000" w14:paraId="7D7BF742" w14:textId="77777777">
      <w:pPr>
        <w:pStyle w:val="ListParagraph"/>
        <w:numPr>
          <w:ilvl w:val="0"/>
          <w:numId w:val="12"/>
        </w:numPr>
      </w:pPr>
      <w:r>
        <w:t>Prefer API-based foundation models (no custom training in Phase 1)</w:t>
      </w:r>
    </w:p>
    <w:p w:rsidR="00F41AE9" w:rsidRDefault="00000000" w14:paraId="4209C4D1" w14:textId="77777777">
      <w:pPr>
        <w:pStyle w:val="ListParagraph"/>
        <w:numPr>
          <w:ilvl w:val="0"/>
          <w:numId w:val="12"/>
        </w:numPr>
      </w:pPr>
      <w:r>
        <w:t>Batch embedding generation</w:t>
      </w:r>
    </w:p>
    <w:p w:rsidR="00F41AE9" w:rsidRDefault="00000000" w14:paraId="25165427" w14:textId="77777777">
      <w:pPr>
        <w:pStyle w:val="ListParagraph"/>
        <w:numPr>
          <w:ilvl w:val="0"/>
          <w:numId w:val="12"/>
        </w:numPr>
      </w:pPr>
      <w:r>
        <w:t>Human review only for low-confidence cases</w:t>
      </w:r>
    </w:p>
    <w:p w:rsidR="00F41AE9" w:rsidRDefault="00000000" w14:paraId="1E633949" w14:textId="77777777">
      <w:pPr>
        <w:pStyle w:val="ListParagraph"/>
        <w:numPr>
          <w:ilvl w:val="0"/>
          <w:numId w:val="12"/>
        </w:numPr>
      </w:pPr>
      <w:r>
        <w:t>Phase 2: selective fine-tuning for high-volume roles</w:t>
      </w:r>
    </w:p>
    <w:p w:rsidR="00F41AE9" w:rsidRDefault="00F41AE9" w14:paraId="41C8F396" w14:textId="77777777">
      <w:pPr>
        <w:pBdr>
          <w:top w:val="single" w:color="auto" w:sz="12" w:space="0"/>
        </w:pBdr>
        <w:spacing w:after="0"/>
      </w:pPr>
    </w:p>
    <w:p w:rsidR="00F41AE9" w:rsidRDefault="00000000" w14:paraId="4D497C00" w14:textId="77777777">
      <w:pPr>
        <w:pStyle w:val="Heading2"/>
      </w:pPr>
      <w:r>
        <w:lastRenderedPageBreak/>
        <w:t>8. Success Metrics</w:t>
      </w:r>
    </w:p>
    <w:p w:rsidR="00F41AE9" w:rsidRDefault="00000000" w14:paraId="6A747671" w14:textId="77777777">
      <w:pPr>
        <w:pStyle w:val="ListParagraph"/>
        <w:numPr>
          <w:ilvl w:val="0"/>
          <w:numId w:val="13"/>
        </w:numPr>
      </w:pPr>
      <w:r>
        <w:t>≥90% correlation with human interviewer decisions</w:t>
      </w:r>
    </w:p>
    <w:p w:rsidR="00F41AE9" w:rsidRDefault="00000000" w14:paraId="098D5E80" w14:textId="77777777">
      <w:pPr>
        <w:pStyle w:val="ListParagraph"/>
        <w:numPr>
          <w:ilvl w:val="0"/>
          <w:numId w:val="13"/>
        </w:numPr>
      </w:pPr>
      <w:r>
        <w:t>≥30% reduction in TA effort</w:t>
      </w:r>
    </w:p>
    <w:p w:rsidR="00F41AE9" w:rsidRDefault="00000000" w14:paraId="059FD0A3" w14:textId="77777777">
      <w:pPr>
        <w:pStyle w:val="ListParagraph"/>
        <w:numPr>
          <w:ilvl w:val="0"/>
          <w:numId w:val="13"/>
        </w:numPr>
      </w:pPr>
      <w:r>
        <w:t>≥25% faster interview-to-closure cycle</w:t>
      </w:r>
    </w:p>
    <w:p w:rsidR="00F41AE9" w:rsidRDefault="00000000" w14:paraId="0AE2D100" w14:textId="77777777">
      <w:pPr>
        <w:pStyle w:val="ListParagraph"/>
        <w:numPr>
          <w:ilvl w:val="0"/>
          <w:numId w:val="13"/>
        </w:numPr>
        <w:rPr>
          <w:del w:author="Absaar Ali" w:date="2026-02-05T03:39:36.902Z" w16du:dateUtc="2026-02-05T03:39:36.902Z" w:id="563895812"/>
        </w:rPr>
      </w:pPr>
      <w:r w:rsidR="0FC96BD1">
        <w:rPr/>
        <w:t>&lt;5% false-positive fraud flags</w:t>
      </w:r>
    </w:p>
    <w:p w:rsidR="24BB2747" w:rsidP="24BB2747" w:rsidRDefault="24BB2747" w14:paraId="5B0A1A4D" w14:textId="31833C35">
      <w:pPr>
        <w:pStyle w:val="Normal"/>
        <w:pBdr>
          <w:top w:val="single" w:color="FF000000" w:sz="12" w:space="0"/>
        </w:pBdr>
        <w:spacing w:after="0"/>
      </w:pPr>
    </w:p>
    <w:p w:rsidR="5A6DE329" w:rsidP="24BB2747" w:rsidRDefault="5A6DE329" w14:paraId="1AF340D4" w14:textId="003FCBC8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pPrChange w:author="Absaar Ali" w:date="2026-02-05T04:19:07.556Z">
          <w:pPr/>
        </w:pPrChange>
      </w:pPr>
      <w:r w:rsidRPr="24BB2747" w:rsidR="5A6DE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9.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High‑Level Architecture</w:t>
      </w:r>
    </w:p>
    <w:p w:rsidR="7636F4E4" w:rsidP="24BB2747" w:rsidRDefault="7636F4E4" w14:paraId="1A799725" w14:textId="26C6B903">
      <w:pPr>
        <w:pStyle w:val="ListParagraph"/>
        <w:keepNext w:val="0"/>
        <w:keepLines w:val="0"/>
        <w:numPr>
          <w:ilvl w:val="0"/>
          <w:numId w:val="23"/>
        </w:num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noProof w:val="0"/>
          <w:lang w:val="en-US"/>
        </w:rPr>
        <w:t>Modular monolithic backend</w:t>
      </w:r>
      <w:r w:rsidRPr="24BB2747" w:rsidR="7636F4E4">
        <w:rPr>
          <w:noProof w:val="0"/>
          <w:lang w:val="en-US"/>
        </w:rPr>
        <w:t xml:space="preserve"> (single deployable unit for Phase 1</w:t>
      </w:r>
    </w:p>
    <w:p w:rsidR="7636F4E4" w:rsidP="24BB2747" w:rsidRDefault="7636F4E4" w14:paraId="5AED04B8" w14:textId="07CA1E06">
      <w:pPr>
        <w:pStyle w:val="ListParagraph"/>
        <w:keepNext w:val="0"/>
        <w:keepLines w:val="0"/>
        <w:numPr>
          <w:ilvl w:val="0"/>
          <w:numId w:val="23"/>
        </w:num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noProof w:val="0"/>
          <w:lang w:val="en-US"/>
        </w:rPr>
        <w:t>Event‑driven internal flow</w:t>
      </w:r>
      <w:r w:rsidRPr="24BB2747" w:rsidR="7636F4E4">
        <w:rPr>
          <w:noProof w:val="0"/>
          <w:lang w:val="en-US"/>
        </w:rPr>
        <w:t xml:space="preserve"> for scoring, fraud alerts, and reporting</w:t>
      </w:r>
    </w:p>
    <w:p w:rsidR="7636F4E4" w:rsidP="24BB2747" w:rsidRDefault="7636F4E4" w14:paraId="29701B33" w14:textId="5691FE13">
      <w:pPr>
        <w:pStyle w:val="ListParagraph"/>
        <w:keepNext w:val="0"/>
        <w:keepLines w:val="0"/>
        <w:numPr>
          <w:ilvl w:val="0"/>
          <w:numId w:val="23"/>
        </w:num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noProof w:val="0"/>
          <w:lang w:val="en-US"/>
        </w:rPr>
        <w:t xml:space="preserve">REST APIs + </w:t>
      </w:r>
      <w:r w:rsidRPr="24BB2747" w:rsidR="7636F4E4">
        <w:rPr>
          <w:noProof w:val="0"/>
          <w:lang w:val="en-US"/>
        </w:rPr>
        <w:t>WebSockets</w:t>
      </w:r>
      <w:r w:rsidRPr="24BB2747" w:rsidR="7636F4E4">
        <w:rPr>
          <w:noProof w:val="0"/>
          <w:lang w:val="en-US"/>
        </w:rPr>
        <w:t xml:space="preserve"> for session control and real‑time proctoring</w:t>
      </w:r>
    </w:p>
    <w:p w:rsidR="7636F4E4" w:rsidP="24BB2747" w:rsidRDefault="7636F4E4" w14:paraId="7DE57023" w14:textId="25395EBC">
      <w:pPr>
        <w:pStyle w:val="ListParagraph"/>
        <w:keepNext w:val="0"/>
        <w:keepLines w:val="0"/>
        <w:numPr>
          <w:ilvl w:val="0"/>
          <w:numId w:val="23"/>
        </w:numPr>
        <w:rPr>
          <w:noProof w:val="0"/>
          <w:lang w:val="en-US"/>
        </w:rPr>
      </w:pPr>
      <w:r w:rsidRPr="24BB2747" w:rsidR="7636F4E4">
        <w:rPr>
          <w:noProof w:val="0"/>
          <w:lang w:val="en-US"/>
        </w:rPr>
        <w:t>API‑first, cloud‑native, cost‑optimized</w:t>
      </w:r>
      <w:r w:rsidRPr="24BB2747" w:rsidR="7636F4E4">
        <w:rPr>
          <w:noProof w:val="0"/>
          <w:lang w:val="en-US"/>
        </w:rPr>
        <w:t xml:space="preserve"> design using Azure services</w:t>
      </w:r>
    </w:p>
    <w:p w:rsidR="24BB2747" w:rsidP="24BB2747" w:rsidRDefault="24BB2747" w14:paraId="3BACD4F1" w14:textId="5CE5E855">
      <w:pPr>
        <w:pStyle w:val="ListParagraph"/>
        <w:keepNext w:val="0"/>
        <w:keepLines w:val="0"/>
        <w:ind w:left="360"/>
        <w:rPr>
          <w:noProof w:val="0"/>
          <w:lang w:val="en-US"/>
        </w:rPr>
      </w:pPr>
    </w:p>
    <w:p w:rsidR="74DCD01D" w:rsidP="24BB2747" w:rsidRDefault="74DCD01D" w14:paraId="3B65BF1B" w14:textId="1F96E674">
      <w:pPr>
        <w:pStyle w:val="Heading2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74DCD01D">
        <w:rPr>
          <w:b w:val="1"/>
          <w:bCs w:val="1"/>
          <w:noProof w:val="0"/>
          <w:lang w:val="en-US"/>
        </w:rPr>
        <w:t>9</w:t>
      </w:r>
      <w:r w:rsidRPr="24BB2747" w:rsidR="7636F4E4">
        <w:rPr>
          <w:b w:val="1"/>
          <w:bCs w:val="1"/>
          <w:noProof w:val="0"/>
          <w:lang w:val="en-US"/>
          <w:rPrChange w:author="Absaar Ali" w:date="2026-02-05T04:26:43.111Z" w:id="164643523">
            <w:rPr>
              <w:noProof w:val="0"/>
              <w:lang w:val="en-US"/>
            </w:rPr>
          </w:rPrChange>
        </w:rPr>
        <w:t>.1 Frontend</w:t>
      </w:r>
    </w:p>
    <w:p w:rsidR="7636F4E4" w:rsidP="24BB2747" w:rsidRDefault="7636F4E4" w14:paraId="54662E33" w14:textId="310AEBC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Web application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(React / Next.js)</w:t>
      </w:r>
    </w:p>
    <w:p w:rsidR="7636F4E4" w:rsidP="24BB2747" w:rsidRDefault="7636F4E4" w14:paraId="1A97E54E" w14:textId="5D45FDB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Magic link access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(no login;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Zwayam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‑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initiated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7636F4E4" w:rsidP="24BB2747" w:rsidRDefault="7636F4E4" w14:paraId="5B245A7A" w14:textId="108DA02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Secure browser enforcement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fullscreen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clipboard restrictions, tab‑switch detection</w:t>
      </w:r>
    </w:p>
    <w:p w:rsidR="7636F4E4" w:rsidP="24BB2747" w:rsidRDefault="7636F4E4" w14:paraId="2FF7405D" w14:textId="1EF38C2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Media capture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video, audio, and text streaming to backend</w:t>
      </w:r>
    </w:p>
    <w:p w:rsidR="6FE74B41" w:rsidP="24BB2747" w:rsidRDefault="6FE74B41" w14:paraId="3449B5FA" w14:textId="3BDCBA32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6FE74B4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.2 Backend</w:t>
      </w:r>
    </w:p>
    <w:p w:rsidR="7636F4E4" w:rsidP="24BB2747" w:rsidRDefault="7636F4E4" w14:paraId="7EFF9981" w14:textId="4894A118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Python (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FastAPI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)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monolithic backend with clearly separated logical modules</w:t>
      </w:r>
    </w:p>
    <w:p w:rsidR="7636F4E4" w:rsidP="24BB2747" w:rsidRDefault="7636F4E4" w14:paraId="1A9892D4" w14:textId="660EB051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Hosted on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managed compute, storage, and databases</w:t>
      </w:r>
    </w:p>
    <w:p w:rsidR="7636F4E4" w:rsidP="24BB2747" w:rsidRDefault="7636F4E4" w14:paraId="30F080AE" w14:textId="790DD625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Integrates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LLMs, Vision/Speech APIs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embeddings through lightweight gateways</w:t>
      </w:r>
    </w:p>
    <w:p w:rsidR="34ABDE0C" w:rsidP="24BB2747" w:rsidRDefault="34ABDE0C" w14:paraId="1D051452" w14:textId="1C6AAECB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4BB2747" w:rsidR="34ABDE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10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. Core Logical Components</w:t>
      </w:r>
    </w:p>
    <w:p w:rsidR="7636F4E4" w:rsidP="24BB2747" w:rsidRDefault="7636F4E4" w14:paraId="7B553B89" w14:textId="4DA10922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(All </w:t>
      </w:r>
      <w:r w:rsidRPr="24BB2747" w:rsidR="7636F4E4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remain</w:t>
      </w:r>
      <w:r w:rsidRPr="24BB2747" w:rsidR="7636F4E4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logically separated even if deployed together in a monolith.)</w:t>
      </w:r>
    </w:p>
    <w:p w:rsidR="11BF8A7C" w:rsidP="24BB2747" w:rsidRDefault="11BF8A7C" w14:paraId="579C89C5" w14:textId="217FB768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11BF8A7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.1 Interview Orchestration &amp; AI‑Driven Questioning Module</w:t>
      </w:r>
    </w:p>
    <w:p w:rsidR="7636F4E4" w:rsidP="24BB2747" w:rsidRDefault="7636F4E4" w14:paraId="6844BD1B" w14:textId="32696E4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Controls the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entire interview lifecycle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(start, progression, termination, resume logic)</w:t>
      </w:r>
    </w:p>
    <w:p w:rsidR="7636F4E4" w:rsidP="24BB2747" w:rsidRDefault="7636F4E4" w14:paraId="7FEC788E" w14:textId="695FB657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Manages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adaptive question flow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difficulty balancing (30/40/30), and question sequencing</w:t>
      </w:r>
    </w:p>
    <w:p w:rsidR="7636F4E4" w:rsidP="24BB2747" w:rsidRDefault="7636F4E4" w14:paraId="307674E5" w14:textId="41D2DD69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ins w:author="Absaar Ali" w:date="2026-02-05T05:36:12.926Z" w16du:dateUtc="2026-02-05T05:36:12.926Z" w:id="1597482879"/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Pulls questions from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role‑ and skill‑specific banks</w:t>
      </w:r>
      <w:ins w:author="Absaar Ali" w:date="2026-02-05T05:37:09.528Z" w:id="2128656099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.</w:t>
        </w:r>
      </w:ins>
    </w:p>
    <w:p w:rsidR="32C37D64" w:rsidP="24BB2747" w:rsidRDefault="32C37D64" w14:paraId="615254C1" w14:textId="21CE6D62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ins w:author="Absaar Ali" w:date="2026-02-05T05:36:56.747Z" w:id="631941076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Delivery head/Manager enter question</w:t>
        </w:r>
      </w:ins>
      <w:ins w:author="Absaar Ali" w:date="2026-02-05T05:37:02.957Z" w:id="1982381603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s</w:t>
        </w:r>
      </w:ins>
      <w:ins w:author="Absaar Ali" w:date="2026-02-05T05:36:56.747Z" w:id="880961318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 xml:space="preserve"> </w:t>
        </w:r>
      </w:ins>
      <w:ins w:author="Absaar Ali" w:date="2026-02-05T05:37:47.634Z" w:id="1514343337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based</w:t>
        </w:r>
      </w:ins>
      <w:ins w:author="Absaar Ali" w:date="2026-02-05T05:36:56.747Z" w:id="1427305172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 xml:space="preserve"> on client </w:t>
        </w:r>
      </w:ins>
      <w:ins w:author="Absaar Ali" w:date="2026-02-05T05:37:45.417Z" w:id="843698442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specification</w:t>
        </w:r>
      </w:ins>
      <w:ins w:author="Absaar Ali" w:date="2026-02-05T05:36:56.747Z" w:id="1232575377">
        <w:r w:rsidRPr="24BB2747" w:rsidR="32C37D64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.</w:t>
        </w:r>
      </w:ins>
    </w:p>
    <w:p w:rsidR="7636F4E4" w:rsidP="24BB2747" w:rsidRDefault="7636F4E4" w14:paraId="47E54E5D" w14:textId="368EC950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Rephrases and contextualizes questions using: </w:t>
      </w:r>
    </w:p>
    <w:p w:rsidR="7636F4E4" w:rsidP="24BB2747" w:rsidRDefault="7636F4E4" w14:paraId="63BF30A6" w14:textId="23AB5238">
      <w:pPr>
        <w:pStyle w:val="ListParagraph"/>
        <w:numPr>
          <w:ilvl w:val="1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JD</w:t>
      </w:r>
    </w:p>
    <w:p w:rsidR="7636F4E4" w:rsidP="24BB2747" w:rsidRDefault="7636F4E4" w14:paraId="202F88D3" w14:textId="6E6FA9E2">
      <w:pPr>
        <w:pStyle w:val="ListParagraph"/>
        <w:numPr>
          <w:ilvl w:val="1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Candidate resume</w:t>
      </w:r>
    </w:p>
    <w:p w:rsidR="7636F4E4" w:rsidP="24BB2747" w:rsidRDefault="7636F4E4" w14:paraId="666BE301" w14:textId="26D777C3">
      <w:pPr>
        <w:pStyle w:val="ListParagraph"/>
        <w:numPr>
          <w:ilvl w:val="1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Previous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answers</w:t>
      </w:r>
    </w:p>
    <w:p w:rsidR="7636F4E4" w:rsidP="24BB2747" w:rsidRDefault="7636F4E4" w14:paraId="08EAED22" w14:textId="30D704FD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Runs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conversational follow‑ups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an LLM for clarification &amp; depth</w:t>
      </w:r>
    </w:p>
    <w:p w:rsidR="7636F4E4" w:rsidP="24BB2747" w:rsidRDefault="7636F4E4" w14:paraId="3793E0C9" w14:textId="6DB90672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Streams guidance, timers, and prompts to the frontend</w:t>
      </w:r>
    </w:p>
    <w:p w:rsidR="7636F4E4" w:rsidP="24BB2747" w:rsidRDefault="7636F4E4" w14:paraId="70904895" w14:textId="2FC32BCE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Coordinates tightly with fraud detection and scoring pipelines</w:t>
      </w:r>
    </w:p>
    <w:p w:rsidR="21EBC4A1" w:rsidP="24BB2747" w:rsidRDefault="21EBC4A1" w14:paraId="16479C83" w14:textId="3F3F6280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21EBC4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.2 Resume Parser &amp; Profile Analyzer</w:t>
      </w:r>
    </w:p>
    <w:p w:rsidR="7636F4E4" w:rsidP="24BB2747" w:rsidRDefault="7636F4E4" w14:paraId="0C7FDBAC" w14:textId="77C6CF8E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Extracts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skills, experience, seniority, projects</w:t>
      </w:r>
      <w:ins w:author="Absaar Ali" w:date="2026-02-05T05:30:56.587Z" w:id="42541260">
        <w:r w:rsidRPr="24BB2747" w:rsidR="1E0DADC5">
          <w:rPr>
            <w:rFonts w:ascii="Segoe UI" w:hAnsi="Segoe UI" w:eastAsia="Segoe UI" w:cs="Segoe U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, linkdin.</w:t>
        </w:r>
      </w:ins>
    </w:p>
    <w:p w:rsidR="7636F4E4" w:rsidP="24BB2747" w:rsidRDefault="7636F4E4" w14:paraId="5AEA8D7B" w14:textId="35B824EA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Normalizes raw resume into a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structured candidate profile</w:t>
      </w:r>
    </w:p>
    <w:p w:rsidR="7636F4E4" w:rsidP="24BB2747" w:rsidRDefault="7636F4E4" w14:paraId="0BAB6E90" w14:textId="65107422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Feeds the JD ↔ candidate alignment engine</w:t>
      </w:r>
    </w:p>
    <w:p w:rsidR="7636F4E4" w:rsidP="24BB2747" w:rsidRDefault="7636F4E4" w14:paraId="183A90FF" w14:textId="09CFC358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Enables personalized question generation and follow‑up prompts</w:t>
      </w:r>
    </w:p>
    <w:p w:rsidR="24BB2747" w:rsidP="24BB2747" w:rsidRDefault="24BB2747" w14:paraId="4E6FB2FD" w14:textId="56689396">
      <w:pPr>
        <w:spacing w:before="0" w:beforeAutospacing="off" w:after="0" w:afterAutospacing="off" w:line="300" w:lineRule="auto"/>
      </w:pPr>
    </w:p>
    <w:p w:rsidR="77E0BB41" w:rsidP="24BB2747" w:rsidRDefault="77E0BB41" w14:paraId="38DCDFB5" w14:textId="6276CFA0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77E0BB4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.3 Proctoring &amp; Fraud Detection Service</w:t>
      </w:r>
    </w:p>
    <w:p w:rsidR="7636F4E4" w:rsidP="24BB2747" w:rsidRDefault="7636F4E4" w14:paraId="3093D13D" w14:textId="3873C9B6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Browser‑level enforcement: </w:t>
      </w:r>
    </w:p>
    <w:p w:rsidR="7636F4E4" w:rsidP="24BB2747" w:rsidRDefault="7636F4E4" w14:paraId="3F644A91" w14:textId="42A5316C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Fullscreen checks</w:t>
      </w:r>
    </w:p>
    <w:p w:rsidR="7636F4E4" w:rsidP="24BB2747" w:rsidRDefault="7636F4E4" w14:paraId="0FE70C31" w14:textId="70A6A21F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Tab switch detection</w:t>
      </w:r>
    </w:p>
    <w:p w:rsidR="7636F4E4" w:rsidP="24BB2747" w:rsidRDefault="7636F4E4" w14:paraId="3959500F" w14:textId="409D2C87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Clipboard restrictions</w:t>
      </w:r>
    </w:p>
    <w:p w:rsidR="7636F4E4" w:rsidP="24BB2747" w:rsidRDefault="7636F4E4" w14:paraId="6DB3517F" w14:textId="57807DFC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AI‑based proctoring: </w:t>
      </w:r>
    </w:p>
    <w:p w:rsidR="7636F4E4" w:rsidP="24BB2747" w:rsidRDefault="7636F4E4" w14:paraId="42CCE377" w14:textId="40B82851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Face &amp; voice match</w:t>
      </w:r>
    </w:p>
    <w:p w:rsidR="7636F4E4" w:rsidP="24BB2747" w:rsidRDefault="7636F4E4" w14:paraId="5A34FB50" w14:textId="2918A798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Liveness &amp; spoof detection</w:t>
      </w:r>
    </w:p>
    <w:p w:rsidR="7636F4E4" w:rsidP="24BB2747" w:rsidRDefault="7636F4E4" w14:paraId="58E3244C" w14:textId="4C2E5843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Multiple‑person detection</w:t>
      </w:r>
    </w:p>
    <w:p w:rsidR="7636F4E4" w:rsidP="24BB2747" w:rsidRDefault="7636F4E4" w14:paraId="7AF362F9" w14:textId="56F90E03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Whisper/background voice detection</w:t>
      </w:r>
    </w:p>
    <w:p w:rsidR="7636F4E4" w:rsidP="24BB2747" w:rsidRDefault="7636F4E4" w14:paraId="1072BF2F" w14:textId="532AA7A6">
      <w:pPr>
        <w:pStyle w:val="ListParagraph"/>
        <w:numPr>
          <w:ilvl w:val="1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Behavioral anomalies (hesitation, response latency, typing speed)</w:t>
      </w:r>
    </w:p>
    <w:p w:rsidR="7636F4E4" w:rsidP="24BB2747" w:rsidRDefault="7636F4E4" w14:paraId="13492704" w14:textId="0FBB28C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Computes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cheat score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flags violations (soft vs hard)</w:t>
      </w:r>
    </w:p>
    <w:p w:rsidR="2E7F11E0" w:rsidP="24BB2747" w:rsidRDefault="2E7F11E0" w14:paraId="7805F0EA" w14:textId="233170E7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2E7F11E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.4 Scoring, Evaluation &amp; Reporting Module</w:t>
      </w:r>
    </w:p>
    <w:p w:rsidR="7636F4E4" w:rsidP="24BB2747" w:rsidRDefault="7636F4E4" w14:paraId="41AB897F" w14:textId="39A7943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(Merged: Evaluation &amp; Scoring + Reporting &amp; Notification)</w:t>
      </w:r>
    </w:p>
    <w:p w:rsidR="7636F4E4" w:rsidP="24BB2747" w:rsidRDefault="7636F4E4" w14:paraId="4AD431EF" w14:textId="6AEBE0AD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Evaluates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spoken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written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video answers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using: </w:t>
      </w:r>
    </w:p>
    <w:p w:rsidR="7636F4E4" w:rsidP="24BB2747" w:rsidRDefault="7636F4E4" w14:paraId="07BD3D19" w14:textId="2A5C4526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reasoning</w:t>
      </w:r>
    </w:p>
    <w:p w:rsidR="7636F4E4" w:rsidP="24BB2747" w:rsidRDefault="7636F4E4" w14:paraId="7954374A" w14:textId="22FD0BBA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Skill depth scoring</w:t>
      </w:r>
    </w:p>
    <w:p w:rsidR="7636F4E4" w:rsidP="24BB2747" w:rsidRDefault="7636F4E4" w14:paraId="72776231" w14:textId="09BFE4ED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JD alignment</w:t>
      </w:r>
    </w:p>
    <w:p w:rsidR="7636F4E4" w:rsidP="24BB2747" w:rsidRDefault="7636F4E4" w14:paraId="34FBFC00" w14:textId="21F9C105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ins w:author="Absaar Ali" w:date="2026-02-05T05:32:59.444Z" w16du:dateUtc="2026-02-05T05:32:59.444Z" w:id="1011954604"/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Linguistic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proficiency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(tuned for Indian English)</w:t>
      </w:r>
    </w:p>
    <w:p w:rsidR="5BB005F8" w:rsidP="24BB2747" w:rsidRDefault="5BB005F8" w14:paraId="5829A9E4" w14:textId="46B13A9E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ins w:author="Absaar Ali" w:date="2026-02-05T05:34:15.512Z" w:id="177580731">
        <w:r w:rsidRPr="24BB2747" w:rsidR="5BB005F8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Plagiarism</w:t>
        </w:r>
      </w:ins>
      <w:ins w:author="Absaar Ali" w:date="2026-02-05T05:33:53.335Z" w:id="636159363">
        <w:r w:rsidRPr="24BB2747" w:rsidR="369D7AAF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 xml:space="preserve"> check with </w:t>
        </w:r>
      </w:ins>
      <w:ins w:author="Absaar Ali" w:date="2026-02-05T05:34:11.339Z" w:id="726476544">
        <w:r w:rsidRPr="24BB2747" w:rsidR="70A9BB77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threshold</w:t>
        </w:r>
      </w:ins>
      <w:ins w:author="Absaar Ali" w:date="2026-02-05T05:33:53.335Z" w:id="1797986908">
        <w:r w:rsidRPr="24BB2747" w:rsidR="369D7AAF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 xml:space="preserve"> score.</w:t>
        </w:r>
      </w:ins>
    </w:p>
    <w:p w:rsidR="7636F4E4" w:rsidP="24BB2747" w:rsidRDefault="7636F4E4" w14:paraId="4503D97B" w14:textId="25D0CC51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Applies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cheat score penalty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calculates final weighted score</w:t>
      </w:r>
      <w:ins w:author="Absaar Ali" w:date="2026-02-05T05:34:30.188Z" w:id="520115193">
        <w:r w:rsidRPr="24BB2747" w:rsidR="47525F1C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.</w:t>
        </w:r>
      </w:ins>
    </w:p>
    <w:p w:rsidR="7636F4E4" w:rsidP="24BB2747" w:rsidRDefault="7636F4E4" w14:paraId="071BD4FD" w14:textId="70EA281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Generates: </w:t>
      </w:r>
    </w:p>
    <w:p w:rsidR="7636F4E4" w:rsidP="24BB2747" w:rsidRDefault="7636F4E4" w14:paraId="2D3B95AD" w14:textId="370D96BD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Structured feedback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Zwayam</w:t>
      </w:r>
    </w:p>
    <w:p w:rsidR="7636F4E4" w:rsidP="24BB2747" w:rsidRDefault="7636F4E4" w14:paraId="05B2E795" w14:textId="00612F63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Interview transcript</w:t>
      </w:r>
    </w:p>
    <w:p w:rsidR="7636F4E4" w:rsidP="24BB2747" w:rsidRDefault="7636F4E4" w14:paraId="5383790D" w14:textId="5F2754BE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Fraud summary</w:t>
      </w:r>
    </w:p>
    <w:p w:rsidR="7636F4E4" w:rsidP="24BB2747" w:rsidRDefault="7636F4E4" w14:paraId="59376768" w14:textId="1A3051F6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Provides explainability: </w:t>
      </w:r>
    </w:p>
    <w:p w:rsidR="7636F4E4" w:rsidP="24BB2747" w:rsidRDefault="7636F4E4" w14:paraId="6C630E1E" w14:textId="51AB3A4F">
      <w:pPr>
        <w:pStyle w:val="ListParagraph"/>
        <w:numPr>
          <w:ilvl w:val="1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Strengths, weaknesses, depth indicators, risk factors</w:t>
      </w:r>
    </w:p>
    <w:p w:rsidR="7636F4E4" w:rsidP="24BB2747" w:rsidRDefault="7636F4E4" w14:paraId="2421437F" w14:textId="7EB5346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Notifies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RR Owner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Delivery Head</w:t>
      </w:r>
    </w:p>
    <w:p w:rsidR="7636F4E4" w:rsidP="24BB2747" w:rsidRDefault="7636F4E4" w14:paraId="3B718698" w14:textId="67E5AB29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Stores reports, scores, and metadata;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video/audio per retention policy</w:t>
      </w:r>
    </w:p>
    <w:p w:rsidR="24BB2747" w:rsidP="24BB2747" w:rsidRDefault="24BB2747" w14:paraId="5DB05E5B" w14:textId="6FF81E14">
      <w:pPr>
        <w:spacing w:before="0" w:beforeAutospacing="off" w:after="0" w:afterAutospacing="off" w:line="300" w:lineRule="auto"/>
      </w:pPr>
    </w:p>
    <w:p w:rsidR="1F49F2A6" w:rsidP="24BB2747" w:rsidRDefault="1F49F2A6" w14:paraId="5FCDFE90" w14:textId="659FDEDA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4BB2747" w:rsidR="1F49F2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.5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Zwayam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Integration Gateway</w:t>
      </w:r>
    </w:p>
    <w:p w:rsidR="7636F4E4" w:rsidP="24BB2747" w:rsidRDefault="7636F4E4" w14:paraId="48A58A88" w14:textId="51FFE3D8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Initiates interviews from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Zwayam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(RR, JD, candidate info)</w:t>
      </w:r>
    </w:p>
    <w:p w:rsidR="7636F4E4" w:rsidP="24BB2747" w:rsidRDefault="7636F4E4" w14:paraId="41C0970C" w14:textId="6F6B1089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Sends structured feedback back after DH approval</w:t>
      </w:r>
    </w:p>
    <w:p w:rsidR="7636F4E4" w:rsidP="24BB2747" w:rsidRDefault="7636F4E4" w14:paraId="7EA2EB87" w14:textId="04DD6E0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Pushes final </w:t>
      </w:r>
      <w:r w:rsidRPr="24BB2747" w:rsidR="7636F4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status updates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Initiated</w:t>
      </w: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In‑Progress → Completed → Closed</w:t>
      </w:r>
    </w:p>
    <w:p w:rsidR="7636F4E4" w:rsidP="24BB2747" w:rsidRDefault="7636F4E4" w14:paraId="4E62E02D" w14:textId="4135722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BB2747" w:rsidR="7636F4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Webhook‑based bi‑directional sync</w:t>
      </w:r>
    </w:p>
    <w:sectPr w:rsidR="00F41AE9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dd1ec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c24a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5487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ecd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c6a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2ff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bb5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881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2aa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991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9b7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af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429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BD9762"/>
    <w:multiLevelType w:val="hybridMultilevel"/>
    <w:tmpl w:val="B156C260"/>
    <w:lvl w:ilvl="0" w:tplc="96A0F54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5803BD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12ED1C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1E852C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2208E8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FF8B66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FEC70F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52299B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0D8F47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0D3AECB8"/>
    <w:multiLevelType w:val="hybridMultilevel"/>
    <w:tmpl w:val="9080F58C"/>
    <w:lvl w:ilvl="0" w:tplc="A4028EBC">
      <w:start w:val="1"/>
      <w:numFmt w:val="bullet"/>
      <w:lvlText w:val="●"/>
      <w:lvlJc w:val="left"/>
      <w:pPr>
        <w:ind w:left="720" w:hanging="360"/>
      </w:pPr>
    </w:lvl>
    <w:lvl w:ilvl="1" w:tplc="554A5048">
      <w:start w:val="1"/>
      <w:numFmt w:val="bullet"/>
      <w:lvlText w:val="○"/>
      <w:lvlJc w:val="left"/>
      <w:pPr>
        <w:ind w:left="1440" w:hanging="360"/>
      </w:pPr>
    </w:lvl>
    <w:lvl w:ilvl="2" w:tplc="53EACBCE">
      <w:start w:val="1"/>
      <w:numFmt w:val="bullet"/>
      <w:lvlText w:val="■"/>
      <w:lvlJc w:val="left"/>
      <w:pPr>
        <w:ind w:left="2160" w:hanging="360"/>
      </w:pPr>
    </w:lvl>
    <w:lvl w:ilvl="3" w:tplc="34A6268C">
      <w:start w:val="1"/>
      <w:numFmt w:val="bullet"/>
      <w:lvlText w:val="●"/>
      <w:lvlJc w:val="left"/>
      <w:pPr>
        <w:ind w:left="2880" w:hanging="360"/>
      </w:pPr>
    </w:lvl>
    <w:lvl w:ilvl="4" w:tplc="571890B0">
      <w:start w:val="1"/>
      <w:numFmt w:val="bullet"/>
      <w:lvlText w:val="○"/>
      <w:lvlJc w:val="left"/>
      <w:pPr>
        <w:ind w:left="3600" w:hanging="360"/>
      </w:pPr>
    </w:lvl>
    <w:lvl w:ilvl="5" w:tplc="3F0E47F2">
      <w:start w:val="1"/>
      <w:numFmt w:val="bullet"/>
      <w:lvlText w:val="■"/>
      <w:lvlJc w:val="left"/>
      <w:pPr>
        <w:ind w:left="4320" w:hanging="360"/>
      </w:pPr>
    </w:lvl>
    <w:lvl w:ilvl="6" w:tplc="A580929E">
      <w:start w:val="1"/>
      <w:numFmt w:val="bullet"/>
      <w:lvlText w:val="●"/>
      <w:lvlJc w:val="left"/>
      <w:pPr>
        <w:ind w:left="5040" w:hanging="360"/>
      </w:pPr>
    </w:lvl>
    <w:lvl w:ilvl="7" w:tplc="3FD2C9F8">
      <w:start w:val="1"/>
      <w:numFmt w:val="bullet"/>
      <w:lvlText w:val="●"/>
      <w:lvlJc w:val="left"/>
      <w:pPr>
        <w:ind w:left="5760" w:hanging="360"/>
      </w:pPr>
    </w:lvl>
    <w:lvl w:ilvl="8" w:tplc="BD9829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600033"/>
    <w:multiLevelType w:val="hybridMultilevel"/>
    <w:tmpl w:val="4BA0A3FE"/>
    <w:lvl w:ilvl="0" w:tplc="B07AC21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1D4493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E6EAE4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4FC59D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90A0B4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CE6151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D90C11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3F464B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216AF4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207D99F1"/>
    <w:multiLevelType w:val="hybridMultilevel"/>
    <w:tmpl w:val="CA408894"/>
    <w:lvl w:ilvl="0" w:tplc="34C8589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0EEF78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9E6936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E2620C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246080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E243D0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CC0CB3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4E82A2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782376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0DDF0A7"/>
    <w:multiLevelType w:val="hybridMultilevel"/>
    <w:tmpl w:val="91FC0E52"/>
    <w:lvl w:ilvl="0" w:tplc="A3D48F6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BB6AC5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74CD57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AC274F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3CEA468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0CA13F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5C208F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200753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01C10F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17D9609"/>
    <w:multiLevelType w:val="hybridMultilevel"/>
    <w:tmpl w:val="18862CAC"/>
    <w:lvl w:ilvl="0" w:tplc="4776F70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630711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644BA9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6E6A7B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5ACE49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2C216B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B589A5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6DE355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30AFC2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9F6D604"/>
    <w:multiLevelType w:val="hybridMultilevel"/>
    <w:tmpl w:val="992232AA"/>
    <w:lvl w:ilvl="0" w:tplc="195C2CE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3B40ED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392620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F0C65E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DD2FEA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2AC880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EC2868B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D40B29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82CB20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169C353"/>
    <w:multiLevelType w:val="hybridMultilevel"/>
    <w:tmpl w:val="A462AFF0"/>
    <w:lvl w:ilvl="0" w:tplc="2F5C2FA8">
      <w:start w:val="1"/>
      <w:numFmt w:val="decimal"/>
      <w:lvlText w:val="%1."/>
      <w:lvlJc w:val="left"/>
      <w:pPr>
        <w:ind w:left="720" w:hanging="360"/>
      </w:pPr>
    </w:lvl>
    <w:lvl w:ilvl="1" w:tplc="AE4ACEC6">
      <w:start w:val="1"/>
      <w:numFmt w:val="lowerLetter"/>
      <w:lvlText w:val="%2."/>
      <w:lvlJc w:val="left"/>
      <w:pPr>
        <w:ind w:left="1440" w:hanging="360"/>
      </w:pPr>
    </w:lvl>
    <w:lvl w:ilvl="2" w:tplc="278A505A">
      <w:start w:val="1"/>
      <w:numFmt w:val="lowerRoman"/>
      <w:lvlText w:val="%3."/>
      <w:lvlJc w:val="right"/>
      <w:pPr>
        <w:ind w:left="2160" w:hanging="180"/>
      </w:pPr>
    </w:lvl>
    <w:lvl w:ilvl="3" w:tplc="FD9E3F16">
      <w:start w:val="1"/>
      <w:numFmt w:val="decimal"/>
      <w:lvlText w:val="%4."/>
      <w:lvlJc w:val="left"/>
      <w:pPr>
        <w:ind w:left="2880" w:hanging="360"/>
      </w:pPr>
    </w:lvl>
    <w:lvl w:ilvl="4" w:tplc="8CB68BEA">
      <w:start w:val="1"/>
      <w:numFmt w:val="lowerLetter"/>
      <w:lvlText w:val="%5."/>
      <w:lvlJc w:val="left"/>
      <w:pPr>
        <w:ind w:left="3600" w:hanging="360"/>
      </w:pPr>
    </w:lvl>
    <w:lvl w:ilvl="5" w:tplc="0D46A438">
      <w:start w:val="1"/>
      <w:numFmt w:val="lowerRoman"/>
      <w:lvlText w:val="%6."/>
      <w:lvlJc w:val="right"/>
      <w:pPr>
        <w:ind w:left="4320" w:hanging="180"/>
      </w:pPr>
    </w:lvl>
    <w:lvl w:ilvl="6" w:tplc="7C986FC0">
      <w:start w:val="1"/>
      <w:numFmt w:val="decimal"/>
      <w:lvlText w:val="%7."/>
      <w:lvlJc w:val="left"/>
      <w:pPr>
        <w:ind w:left="5040" w:hanging="360"/>
      </w:pPr>
    </w:lvl>
    <w:lvl w:ilvl="7" w:tplc="82D2387E">
      <w:start w:val="1"/>
      <w:numFmt w:val="lowerLetter"/>
      <w:lvlText w:val="%8."/>
      <w:lvlJc w:val="left"/>
      <w:pPr>
        <w:ind w:left="5760" w:hanging="360"/>
      </w:pPr>
    </w:lvl>
    <w:lvl w:ilvl="8" w:tplc="A8A44AF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8E3FF"/>
    <w:multiLevelType w:val="hybridMultilevel"/>
    <w:tmpl w:val="481E1110"/>
    <w:lvl w:ilvl="0" w:tplc="FEC0D13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840C6A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6A05FE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B445CF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C948A2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12A768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580516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5C44CA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504398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D088577"/>
    <w:multiLevelType w:val="hybridMultilevel"/>
    <w:tmpl w:val="3A9A7920"/>
    <w:lvl w:ilvl="0" w:tplc="4B240EA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682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0D207F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BEA195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964E0E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CDE15D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A60C91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C68D87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44AAC8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772AE03"/>
    <w:multiLevelType w:val="hybridMultilevel"/>
    <w:tmpl w:val="B378A95C"/>
    <w:lvl w:ilvl="0" w:tplc="D4AA1E3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C541B7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412885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A8A87D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CB23F5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3F8E17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39CBEA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BBC24F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CE2085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65FE2775"/>
    <w:multiLevelType w:val="hybridMultilevel"/>
    <w:tmpl w:val="07C0906A"/>
    <w:lvl w:ilvl="0" w:tplc="AB347F9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938D79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626E19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62CE7A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5083F0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32A03C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312843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CEE31B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E6AD9E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77D18A16"/>
    <w:multiLevelType w:val="hybridMultilevel"/>
    <w:tmpl w:val="4BB28378"/>
    <w:lvl w:ilvl="0" w:tplc="F3AA419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DBCA8A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C10BD5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D0E0EB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A4A408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126049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E528A3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AC81EF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6B0E72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2004775366">
    <w:abstractNumId w:val="1"/>
    <w:lvlOverride w:ilvl="0">
      <w:startOverride w:val="1"/>
    </w:lvlOverride>
  </w:num>
  <w:num w:numId="2" w16cid:durableId="891035590">
    <w:abstractNumId w:val="6"/>
  </w:num>
  <w:num w:numId="3" w16cid:durableId="1475020930">
    <w:abstractNumId w:val="7"/>
  </w:num>
  <w:num w:numId="4" w16cid:durableId="1133132583">
    <w:abstractNumId w:val="9"/>
  </w:num>
  <w:num w:numId="5" w16cid:durableId="1983344148">
    <w:abstractNumId w:val="0"/>
  </w:num>
  <w:num w:numId="6" w16cid:durableId="1902784288">
    <w:abstractNumId w:val="2"/>
  </w:num>
  <w:num w:numId="7" w16cid:durableId="494296185">
    <w:abstractNumId w:val="12"/>
  </w:num>
  <w:num w:numId="8" w16cid:durableId="180751346">
    <w:abstractNumId w:val="11"/>
  </w:num>
  <w:num w:numId="9" w16cid:durableId="1722166100">
    <w:abstractNumId w:val="5"/>
  </w:num>
  <w:num w:numId="10" w16cid:durableId="694307126">
    <w:abstractNumId w:val="3"/>
  </w:num>
  <w:num w:numId="11" w16cid:durableId="2035882113">
    <w:abstractNumId w:val="8"/>
  </w:num>
  <w:num w:numId="12" w16cid:durableId="1193105485">
    <w:abstractNumId w:val="4"/>
  </w:num>
  <w:num w:numId="13" w16cid:durableId="7057200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tru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9CFCA9"/>
    <w:rsid w:val="00933A1B"/>
    <w:rsid w:val="00E10CF5"/>
    <w:rsid w:val="00F41AE9"/>
    <w:rsid w:val="01563D20"/>
    <w:rsid w:val="026C1680"/>
    <w:rsid w:val="031D91F5"/>
    <w:rsid w:val="05495382"/>
    <w:rsid w:val="094E22F4"/>
    <w:rsid w:val="0D1EE28F"/>
    <w:rsid w:val="0F5972A4"/>
    <w:rsid w:val="0FC96BD1"/>
    <w:rsid w:val="11BF8A7C"/>
    <w:rsid w:val="1A0F4F52"/>
    <w:rsid w:val="1B8C549B"/>
    <w:rsid w:val="1BAFEFAD"/>
    <w:rsid w:val="1D8D9F4D"/>
    <w:rsid w:val="1E0DADC5"/>
    <w:rsid w:val="1F49F2A6"/>
    <w:rsid w:val="20EB774D"/>
    <w:rsid w:val="21EBC4A1"/>
    <w:rsid w:val="239483AC"/>
    <w:rsid w:val="245F63EB"/>
    <w:rsid w:val="24BB2747"/>
    <w:rsid w:val="25D37DC1"/>
    <w:rsid w:val="2A746C52"/>
    <w:rsid w:val="2E7F11E0"/>
    <w:rsid w:val="2F61026F"/>
    <w:rsid w:val="30044B20"/>
    <w:rsid w:val="303DEE04"/>
    <w:rsid w:val="32C37D64"/>
    <w:rsid w:val="34ABDE0C"/>
    <w:rsid w:val="369D7AAF"/>
    <w:rsid w:val="370D8797"/>
    <w:rsid w:val="3F89DD14"/>
    <w:rsid w:val="4082793B"/>
    <w:rsid w:val="41352FC4"/>
    <w:rsid w:val="41DC53DF"/>
    <w:rsid w:val="437656CD"/>
    <w:rsid w:val="45EE33FD"/>
    <w:rsid w:val="47525F1C"/>
    <w:rsid w:val="494594E6"/>
    <w:rsid w:val="4BF652AC"/>
    <w:rsid w:val="4D8C0F4C"/>
    <w:rsid w:val="572EF0AA"/>
    <w:rsid w:val="5852F8D4"/>
    <w:rsid w:val="5A6DE329"/>
    <w:rsid w:val="5BB005F8"/>
    <w:rsid w:val="5F0F2F24"/>
    <w:rsid w:val="61D0A30C"/>
    <w:rsid w:val="661275A0"/>
    <w:rsid w:val="68689DB5"/>
    <w:rsid w:val="6A0720C7"/>
    <w:rsid w:val="6B4FC924"/>
    <w:rsid w:val="6B9A1192"/>
    <w:rsid w:val="6D483BFA"/>
    <w:rsid w:val="6E607A1E"/>
    <w:rsid w:val="6FE74B41"/>
    <w:rsid w:val="70A9BB77"/>
    <w:rsid w:val="7147EED8"/>
    <w:rsid w:val="74DCD01D"/>
    <w:rsid w:val="7636F4E4"/>
    <w:rsid w:val="769CFCA9"/>
    <w:rsid w:val="77706A03"/>
    <w:rsid w:val="77E0BB41"/>
    <w:rsid w:val="78ED174F"/>
    <w:rsid w:val="79500335"/>
    <w:rsid w:val="79E6BC37"/>
    <w:rsid w:val="7D2201A6"/>
    <w:rsid w:val="7F6C8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A73A"/>
  <w15:docId w15:val="{0FFA2D77-DBD7-4283-94FD-CEA0C14A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Absaar Ali</lastModifiedBy>
  <revision>6</revision>
  <dcterms:created xsi:type="dcterms:W3CDTF">2026-02-04T06:01:00.0000000Z</dcterms:created>
  <dcterms:modified xsi:type="dcterms:W3CDTF">2026-02-10T07:08:06.4776424Z</dcterms:modified>
</coreProperties>
</file>